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FB697" w14:textId="77777777" w:rsidR="00D733C9" w:rsidRDefault="00000000">
      <w:pPr>
        <w:spacing w:before="72" w:line="415" w:lineRule="auto"/>
        <w:ind w:left="2" w:right="1"/>
        <w:jc w:val="center"/>
        <w:rPr>
          <w:rFonts w:ascii="Times New Roman" w:hAnsi="Times New Roman"/>
          <w:b/>
          <w:sz w:val="40"/>
        </w:rPr>
      </w:pPr>
      <w:r>
        <w:rPr>
          <w:rFonts w:ascii="Times New Roman" w:hAnsi="Times New Roman"/>
          <w:b/>
          <w:color w:val="2C2C2C"/>
          <w:sz w:val="40"/>
        </w:rPr>
        <w:t>UNIVERSIDAD</w:t>
      </w:r>
      <w:r>
        <w:rPr>
          <w:rFonts w:ascii="Times New Roman" w:hAnsi="Times New Roman"/>
          <w:b/>
          <w:color w:val="2C2C2C"/>
          <w:spacing w:val="-19"/>
          <w:sz w:val="40"/>
        </w:rPr>
        <w:t xml:space="preserve"> </w:t>
      </w:r>
      <w:r>
        <w:rPr>
          <w:rFonts w:ascii="Times New Roman" w:hAnsi="Times New Roman"/>
          <w:b/>
          <w:color w:val="2C2C2C"/>
          <w:sz w:val="40"/>
        </w:rPr>
        <w:t>DE</w:t>
      </w:r>
      <w:r>
        <w:rPr>
          <w:rFonts w:ascii="Times New Roman" w:hAnsi="Times New Roman"/>
          <w:b/>
          <w:color w:val="2C2C2C"/>
          <w:spacing w:val="-11"/>
          <w:sz w:val="40"/>
        </w:rPr>
        <w:t xml:space="preserve"> </w:t>
      </w:r>
      <w:r>
        <w:rPr>
          <w:rFonts w:ascii="Times New Roman" w:hAnsi="Times New Roman"/>
          <w:b/>
          <w:color w:val="2C2C2C"/>
          <w:sz w:val="40"/>
        </w:rPr>
        <w:t>INGENIERÍA</w:t>
      </w:r>
      <w:r>
        <w:rPr>
          <w:rFonts w:ascii="Times New Roman" w:hAnsi="Times New Roman"/>
          <w:b/>
          <w:color w:val="2C2C2C"/>
          <w:spacing w:val="-39"/>
          <w:sz w:val="40"/>
        </w:rPr>
        <w:t xml:space="preserve"> </w:t>
      </w:r>
      <w:r>
        <w:rPr>
          <w:rFonts w:ascii="Times New Roman" w:hAnsi="Times New Roman"/>
          <w:b/>
          <w:color w:val="2C2C2C"/>
          <w:sz w:val="40"/>
        </w:rPr>
        <w:t>Y</w:t>
      </w:r>
      <w:r>
        <w:rPr>
          <w:rFonts w:ascii="Times New Roman" w:hAnsi="Times New Roman"/>
          <w:b/>
          <w:color w:val="2C2C2C"/>
          <w:spacing w:val="-25"/>
          <w:sz w:val="40"/>
        </w:rPr>
        <w:t xml:space="preserve"> </w:t>
      </w:r>
      <w:r>
        <w:rPr>
          <w:rFonts w:ascii="Times New Roman" w:hAnsi="Times New Roman"/>
          <w:b/>
          <w:color w:val="2C2C2C"/>
          <w:sz w:val="40"/>
        </w:rPr>
        <w:t>TECNOLOGÍA MAESTRÍA</w:t>
      </w:r>
      <w:r>
        <w:rPr>
          <w:rFonts w:ascii="Times New Roman" w:hAnsi="Times New Roman"/>
          <w:b/>
          <w:color w:val="2C2C2C"/>
          <w:spacing w:val="-8"/>
          <w:sz w:val="40"/>
        </w:rPr>
        <w:t xml:space="preserve"> </w:t>
      </w:r>
      <w:r>
        <w:rPr>
          <w:rFonts w:ascii="Times New Roman" w:hAnsi="Times New Roman"/>
          <w:b/>
          <w:color w:val="2C2C2C"/>
          <w:sz w:val="40"/>
        </w:rPr>
        <w:t>EN CIENCIA</w:t>
      </w:r>
      <w:r>
        <w:rPr>
          <w:rFonts w:ascii="Times New Roman" w:hAnsi="Times New Roman"/>
          <w:b/>
          <w:color w:val="2C2C2C"/>
          <w:spacing w:val="-9"/>
          <w:sz w:val="40"/>
        </w:rPr>
        <w:t xml:space="preserve"> </w:t>
      </w:r>
      <w:r>
        <w:rPr>
          <w:rFonts w:ascii="Times New Roman" w:hAnsi="Times New Roman"/>
          <w:b/>
          <w:color w:val="2C2C2C"/>
          <w:sz w:val="40"/>
        </w:rPr>
        <w:t>DE DATOS &amp; IA</w:t>
      </w:r>
    </w:p>
    <w:p w14:paraId="490C8357" w14:textId="77777777" w:rsidR="00D733C9" w:rsidRDefault="00D733C9">
      <w:pPr>
        <w:pStyle w:val="Textoindependiente"/>
        <w:rPr>
          <w:rFonts w:ascii="Times New Roman"/>
          <w:b/>
          <w:sz w:val="20"/>
        </w:rPr>
      </w:pPr>
    </w:p>
    <w:p w14:paraId="00177B33" w14:textId="77777777" w:rsidR="00D733C9" w:rsidRDefault="00D733C9">
      <w:pPr>
        <w:pStyle w:val="Textoindependiente"/>
        <w:rPr>
          <w:rFonts w:ascii="Times New Roman"/>
          <w:b/>
          <w:sz w:val="20"/>
        </w:rPr>
      </w:pPr>
    </w:p>
    <w:p w14:paraId="1FDDF7CC" w14:textId="77777777" w:rsidR="00D733C9" w:rsidRDefault="00000000">
      <w:pPr>
        <w:pStyle w:val="Textoindependiente"/>
        <w:spacing w:before="87"/>
        <w:rPr>
          <w:rFonts w:ascii="Times New Roman"/>
          <w:b/>
          <w:sz w:val="20"/>
        </w:rPr>
      </w:pPr>
      <w:r>
        <w:rPr>
          <w:rFonts w:ascii="Times New Roman"/>
          <w:b/>
          <w:noProof/>
          <w:sz w:val="20"/>
        </w:rPr>
        <w:drawing>
          <wp:anchor distT="0" distB="0" distL="0" distR="0" simplePos="0" relativeHeight="487587840" behindDoc="1" locked="0" layoutInCell="1" allowOverlap="1" wp14:anchorId="417DD890" wp14:editId="13E9E674">
            <wp:simplePos x="0" y="0"/>
            <wp:positionH relativeFrom="page">
              <wp:posOffset>2237104</wp:posOffset>
            </wp:positionH>
            <wp:positionV relativeFrom="paragraph">
              <wp:posOffset>216645</wp:posOffset>
            </wp:positionV>
            <wp:extent cx="3083473" cy="14521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83473" cy="1452181"/>
                    </a:xfrm>
                    <a:prstGeom prst="rect">
                      <a:avLst/>
                    </a:prstGeom>
                  </pic:spPr>
                </pic:pic>
              </a:graphicData>
            </a:graphic>
          </wp:anchor>
        </w:drawing>
      </w:r>
    </w:p>
    <w:p w14:paraId="2177FD4B" w14:textId="77777777" w:rsidR="00D733C9" w:rsidRDefault="00D733C9">
      <w:pPr>
        <w:pStyle w:val="Textoindependiente"/>
        <w:rPr>
          <w:rFonts w:ascii="Times New Roman"/>
          <w:b/>
          <w:sz w:val="40"/>
        </w:rPr>
      </w:pPr>
    </w:p>
    <w:p w14:paraId="133CDF7F" w14:textId="77777777" w:rsidR="00D733C9" w:rsidRDefault="00D733C9">
      <w:pPr>
        <w:pStyle w:val="Textoindependiente"/>
        <w:spacing w:before="219"/>
        <w:rPr>
          <w:rFonts w:ascii="Times New Roman"/>
          <w:b/>
          <w:sz w:val="40"/>
        </w:rPr>
      </w:pPr>
    </w:p>
    <w:p w14:paraId="2156B5EC" w14:textId="77777777" w:rsidR="00D733C9" w:rsidRDefault="00000000">
      <w:pPr>
        <w:ind w:left="2" w:right="2"/>
        <w:jc w:val="center"/>
        <w:rPr>
          <w:rFonts w:ascii="Times New Roman" w:hAnsi="Times New Roman"/>
          <w:b/>
          <w:sz w:val="40"/>
        </w:rPr>
      </w:pPr>
      <w:r>
        <w:rPr>
          <w:rFonts w:ascii="Times New Roman" w:hAnsi="Times New Roman"/>
          <w:b/>
          <w:color w:val="2C2C2C"/>
          <w:sz w:val="40"/>
        </w:rPr>
        <w:t>Tarea</w:t>
      </w:r>
      <w:r>
        <w:rPr>
          <w:rFonts w:ascii="Times New Roman" w:hAnsi="Times New Roman"/>
          <w:b/>
          <w:color w:val="2C2C2C"/>
          <w:spacing w:val="-14"/>
          <w:sz w:val="40"/>
        </w:rPr>
        <w:t xml:space="preserve"> </w:t>
      </w:r>
      <w:r>
        <w:rPr>
          <w:rFonts w:ascii="Times New Roman" w:hAnsi="Times New Roman"/>
          <w:b/>
          <w:color w:val="2C2C2C"/>
          <w:sz w:val="40"/>
        </w:rPr>
        <w:t>2:</w:t>
      </w:r>
      <w:r>
        <w:rPr>
          <w:rFonts w:ascii="Times New Roman" w:hAnsi="Times New Roman"/>
          <w:b/>
          <w:color w:val="2C2C2C"/>
          <w:spacing w:val="-8"/>
          <w:sz w:val="40"/>
        </w:rPr>
        <w:t xml:space="preserve"> </w:t>
      </w:r>
      <w:r>
        <w:rPr>
          <w:rFonts w:ascii="Times New Roman" w:hAnsi="Times New Roman"/>
          <w:b/>
          <w:color w:val="2C2C2C"/>
          <w:sz w:val="40"/>
        </w:rPr>
        <w:t>Escalabilidad</w:t>
      </w:r>
      <w:r>
        <w:rPr>
          <w:rFonts w:ascii="Times New Roman" w:hAnsi="Times New Roman"/>
          <w:b/>
          <w:color w:val="2C2C2C"/>
          <w:spacing w:val="-11"/>
          <w:sz w:val="40"/>
        </w:rPr>
        <w:t xml:space="preserve"> </w:t>
      </w:r>
      <w:r>
        <w:rPr>
          <w:rFonts w:ascii="Times New Roman" w:hAnsi="Times New Roman"/>
          <w:b/>
          <w:color w:val="2C2C2C"/>
          <w:sz w:val="40"/>
        </w:rPr>
        <w:t>de</w:t>
      </w:r>
      <w:r>
        <w:rPr>
          <w:rFonts w:ascii="Times New Roman" w:hAnsi="Times New Roman"/>
          <w:b/>
          <w:color w:val="2C2C2C"/>
          <w:spacing w:val="-10"/>
          <w:sz w:val="40"/>
        </w:rPr>
        <w:t xml:space="preserve"> </w:t>
      </w:r>
      <w:r>
        <w:rPr>
          <w:rFonts w:ascii="Times New Roman" w:hAnsi="Times New Roman"/>
          <w:b/>
          <w:color w:val="2C2C2C"/>
          <w:sz w:val="40"/>
        </w:rPr>
        <w:t>KNN</w:t>
      </w:r>
      <w:r>
        <w:rPr>
          <w:rFonts w:ascii="Times New Roman" w:hAnsi="Times New Roman"/>
          <w:b/>
          <w:color w:val="2C2C2C"/>
          <w:spacing w:val="-9"/>
          <w:sz w:val="40"/>
        </w:rPr>
        <w:t xml:space="preserve"> </w:t>
      </w:r>
      <w:r>
        <w:rPr>
          <w:rFonts w:ascii="Times New Roman" w:hAnsi="Times New Roman"/>
          <w:b/>
          <w:color w:val="2C2C2C"/>
          <w:sz w:val="40"/>
        </w:rPr>
        <w:t>con</w:t>
      </w:r>
      <w:r>
        <w:rPr>
          <w:rFonts w:ascii="Times New Roman" w:hAnsi="Times New Roman"/>
          <w:b/>
          <w:color w:val="2C2C2C"/>
          <w:spacing w:val="-10"/>
          <w:sz w:val="40"/>
        </w:rPr>
        <w:t xml:space="preserve"> </w:t>
      </w:r>
      <w:r>
        <w:rPr>
          <w:rFonts w:ascii="Times New Roman" w:hAnsi="Times New Roman"/>
          <w:b/>
          <w:color w:val="2C2C2C"/>
          <w:sz w:val="40"/>
        </w:rPr>
        <w:t>datos</w:t>
      </w:r>
      <w:r>
        <w:rPr>
          <w:rFonts w:ascii="Times New Roman" w:hAnsi="Times New Roman"/>
          <w:b/>
          <w:color w:val="2C2C2C"/>
          <w:spacing w:val="-10"/>
          <w:sz w:val="40"/>
        </w:rPr>
        <w:t xml:space="preserve"> </w:t>
      </w:r>
      <w:r>
        <w:rPr>
          <w:rFonts w:ascii="Times New Roman" w:hAnsi="Times New Roman"/>
          <w:b/>
          <w:color w:val="2C2C2C"/>
          <w:spacing w:val="-2"/>
          <w:sz w:val="40"/>
        </w:rPr>
        <w:t>médicos</w:t>
      </w:r>
    </w:p>
    <w:p w14:paraId="168DEDB6" w14:textId="77777777" w:rsidR="00D733C9" w:rsidRDefault="00D733C9">
      <w:pPr>
        <w:pStyle w:val="Textoindependiente"/>
        <w:rPr>
          <w:rFonts w:ascii="Times New Roman"/>
          <w:b/>
          <w:sz w:val="40"/>
        </w:rPr>
      </w:pPr>
    </w:p>
    <w:p w14:paraId="5DE523D3" w14:textId="77777777" w:rsidR="00D733C9" w:rsidRDefault="00D733C9">
      <w:pPr>
        <w:pStyle w:val="Textoindependiente"/>
        <w:spacing w:before="216"/>
        <w:rPr>
          <w:rFonts w:ascii="Times New Roman"/>
          <w:b/>
          <w:sz w:val="40"/>
        </w:rPr>
      </w:pPr>
    </w:p>
    <w:p w14:paraId="3A9C4525" w14:textId="77777777" w:rsidR="00D733C9" w:rsidRDefault="00000000">
      <w:pPr>
        <w:ind w:left="2" w:right="2"/>
        <w:jc w:val="center"/>
        <w:rPr>
          <w:rFonts w:ascii="Times New Roman"/>
          <w:b/>
          <w:sz w:val="40"/>
        </w:rPr>
      </w:pPr>
      <w:r>
        <w:rPr>
          <w:rFonts w:ascii="Times New Roman"/>
          <w:b/>
          <w:color w:val="2C2C2C"/>
          <w:spacing w:val="-2"/>
          <w:sz w:val="40"/>
        </w:rPr>
        <w:t>Integrantes:</w:t>
      </w:r>
    </w:p>
    <w:p w14:paraId="18158113" w14:textId="77777777" w:rsidR="00D733C9" w:rsidRDefault="00D733C9">
      <w:pPr>
        <w:pStyle w:val="Textoindependiente"/>
        <w:rPr>
          <w:rFonts w:ascii="Times New Roman"/>
          <w:b/>
          <w:sz w:val="40"/>
        </w:rPr>
      </w:pPr>
    </w:p>
    <w:p w14:paraId="0C056735" w14:textId="77777777" w:rsidR="00D733C9" w:rsidRDefault="00D733C9">
      <w:pPr>
        <w:pStyle w:val="Textoindependiente"/>
        <w:spacing w:before="218"/>
        <w:rPr>
          <w:rFonts w:ascii="Times New Roman"/>
          <w:b/>
          <w:sz w:val="40"/>
        </w:rPr>
      </w:pPr>
    </w:p>
    <w:p w14:paraId="465523A9" w14:textId="77777777" w:rsidR="00D733C9" w:rsidRDefault="00000000">
      <w:pPr>
        <w:spacing w:line="427" w:lineRule="auto"/>
        <w:ind w:left="2899" w:right="2074" w:firstLine="177"/>
        <w:rPr>
          <w:rFonts w:ascii="Times New Roman"/>
          <w:sz w:val="36"/>
        </w:rPr>
      </w:pPr>
      <w:r>
        <w:rPr>
          <w:rFonts w:ascii="Times New Roman"/>
          <w:color w:val="2C2C2C"/>
          <w:sz w:val="36"/>
        </w:rPr>
        <w:t>Piero Palacios Bernuy Estuardo</w:t>
      </w:r>
      <w:r>
        <w:rPr>
          <w:rFonts w:ascii="Times New Roman"/>
          <w:color w:val="2C2C2C"/>
          <w:spacing w:val="-15"/>
          <w:sz w:val="36"/>
        </w:rPr>
        <w:t xml:space="preserve"> </w:t>
      </w:r>
      <w:r>
        <w:rPr>
          <w:rFonts w:ascii="Times New Roman"/>
          <w:color w:val="2C2C2C"/>
          <w:sz w:val="36"/>
        </w:rPr>
        <w:t>Oliver</w:t>
      </w:r>
      <w:r>
        <w:rPr>
          <w:rFonts w:ascii="Times New Roman"/>
          <w:color w:val="2C2C2C"/>
          <w:spacing w:val="-18"/>
          <w:sz w:val="36"/>
        </w:rPr>
        <w:t xml:space="preserve"> </w:t>
      </w:r>
      <w:r>
        <w:rPr>
          <w:rFonts w:ascii="Times New Roman"/>
          <w:color w:val="2C2C2C"/>
          <w:sz w:val="36"/>
        </w:rPr>
        <w:t>Campos Diego Sanchez Salazar</w:t>
      </w:r>
    </w:p>
    <w:p w14:paraId="4B45E834" w14:textId="77777777" w:rsidR="00D733C9" w:rsidRDefault="00D733C9">
      <w:pPr>
        <w:pStyle w:val="Textoindependiente"/>
        <w:spacing w:before="328"/>
        <w:rPr>
          <w:rFonts w:ascii="Times New Roman"/>
          <w:sz w:val="36"/>
        </w:rPr>
      </w:pPr>
    </w:p>
    <w:p w14:paraId="53E9FC9D" w14:textId="77777777" w:rsidR="00D733C9" w:rsidRDefault="00000000">
      <w:pPr>
        <w:ind w:left="2" w:right="1"/>
        <w:jc w:val="center"/>
        <w:rPr>
          <w:rFonts w:ascii="Times New Roman"/>
          <w:b/>
          <w:sz w:val="36"/>
        </w:rPr>
      </w:pPr>
      <w:r>
        <w:rPr>
          <w:rFonts w:ascii="Times New Roman"/>
          <w:b/>
          <w:color w:val="2C2C2C"/>
          <w:spacing w:val="-2"/>
          <w:sz w:val="36"/>
        </w:rPr>
        <w:t>Docente:</w:t>
      </w:r>
    </w:p>
    <w:p w14:paraId="528CF830" w14:textId="77777777" w:rsidR="00D733C9" w:rsidRDefault="00000000">
      <w:pPr>
        <w:spacing w:before="325"/>
        <w:ind w:left="2"/>
        <w:jc w:val="center"/>
        <w:rPr>
          <w:rFonts w:ascii="Times New Roman"/>
          <w:sz w:val="36"/>
        </w:rPr>
      </w:pPr>
      <w:r>
        <w:rPr>
          <w:rFonts w:ascii="Times New Roman"/>
          <w:color w:val="2C2C2C"/>
          <w:sz w:val="36"/>
        </w:rPr>
        <w:t>Jose</w:t>
      </w:r>
      <w:r>
        <w:rPr>
          <w:rFonts w:ascii="Times New Roman"/>
          <w:color w:val="2C2C2C"/>
          <w:spacing w:val="-3"/>
          <w:sz w:val="36"/>
        </w:rPr>
        <w:t xml:space="preserve"> </w:t>
      </w:r>
      <w:r>
        <w:rPr>
          <w:rFonts w:ascii="Times New Roman"/>
          <w:color w:val="2C2C2C"/>
          <w:spacing w:val="-2"/>
          <w:sz w:val="36"/>
        </w:rPr>
        <w:t>Fiestas</w:t>
      </w:r>
    </w:p>
    <w:p w14:paraId="051A2B86" w14:textId="77777777" w:rsidR="00D733C9" w:rsidRDefault="00D733C9">
      <w:pPr>
        <w:pStyle w:val="Textoindependiente"/>
        <w:rPr>
          <w:rFonts w:ascii="Times New Roman"/>
          <w:sz w:val="36"/>
        </w:rPr>
      </w:pPr>
    </w:p>
    <w:p w14:paraId="58045E3D" w14:textId="77777777" w:rsidR="00D733C9" w:rsidRDefault="00D733C9">
      <w:pPr>
        <w:pStyle w:val="Textoindependiente"/>
        <w:rPr>
          <w:rFonts w:ascii="Times New Roman"/>
          <w:sz w:val="36"/>
        </w:rPr>
      </w:pPr>
    </w:p>
    <w:p w14:paraId="3AA02A98" w14:textId="77777777" w:rsidR="00D733C9" w:rsidRDefault="00D733C9">
      <w:pPr>
        <w:pStyle w:val="Textoindependiente"/>
        <w:rPr>
          <w:rFonts w:ascii="Times New Roman"/>
          <w:sz w:val="36"/>
        </w:rPr>
      </w:pPr>
    </w:p>
    <w:p w14:paraId="2D8EDA4B" w14:textId="77777777" w:rsidR="00D733C9" w:rsidRDefault="00D733C9">
      <w:pPr>
        <w:pStyle w:val="Textoindependiente"/>
        <w:spacing w:before="143"/>
        <w:rPr>
          <w:rFonts w:ascii="Times New Roman"/>
          <w:sz w:val="36"/>
        </w:rPr>
      </w:pPr>
    </w:p>
    <w:p w14:paraId="5C593740" w14:textId="77777777" w:rsidR="00D733C9" w:rsidRDefault="00000000">
      <w:pPr>
        <w:ind w:left="2"/>
        <w:jc w:val="center"/>
        <w:rPr>
          <w:rFonts w:ascii="Times New Roman"/>
          <w:sz w:val="36"/>
        </w:rPr>
      </w:pPr>
      <w:r>
        <w:rPr>
          <w:rFonts w:ascii="Times New Roman"/>
          <w:color w:val="2C2C2C"/>
          <w:sz w:val="36"/>
        </w:rPr>
        <w:t xml:space="preserve">Lima, </w:t>
      </w:r>
      <w:r>
        <w:rPr>
          <w:rFonts w:ascii="Times New Roman"/>
          <w:color w:val="2C2C2C"/>
          <w:spacing w:val="-4"/>
          <w:sz w:val="36"/>
        </w:rPr>
        <w:t>2026</w:t>
      </w:r>
    </w:p>
    <w:p w14:paraId="65A98171" w14:textId="77777777" w:rsidR="00D733C9" w:rsidRDefault="00D733C9">
      <w:pPr>
        <w:jc w:val="center"/>
        <w:rPr>
          <w:rFonts w:ascii="Times New Roman"/>
          <w:sz w:val="36"/>
        </w:rPr>
        <w:sectPr w:rsidR="00D733C9">
          <w:headerReference w:type="even" r:id="rId8"/>
          <w:headerReference w:type="default" r:id="rId9"/>
          <w:footerReference w:type="even" r:id="rId10"/>
          <w:footerReference w:type="default" r:id="rId11"/>
          <w:headerReference w:type="first" r:id="rId12"/>
          <w:footerReference w:type="first" r:id="rId13"/>
          <w:type w:val="continuous"/>
          <w:pgSz w:w="11910" w:h="16840"/>
          <w:pgMar w:top="460" w:right="1275" w:bottom="280" w:left="1275" w:header="720" w:footer="720" w:gutter="0"/>
          <w:cols w:space="720"/>
        </w:sectPr>
      </w:pPr>
    </w:p>
    <w:p w14:paraId="32D7BB2C" w14:textId="77777777" w:rsidR="00D733C9" w:rsidRDefault="00000000">
      <w:pPr>
        <w:pStyle w:val="Ttulo1"/>
        <w:spacing w:before="143"/>
        <w:ind w:left="165" w:firstLine="0"/>
      </w:pPr>
      <w:bookmarkStart w:id="0" w:name="_bookmark0"/>
      <w:bookmarkEnd w:id="0"/>
      <w:r>
        <w:rPr>
          <w:color w:val="205E99"/>
        </w:rPr>
        <w:lastRenderedPageBreak/>
        <w:t>Tabla</w:t>
      </w:r>
      <w:r>
        <w:rPr>
          <w:color w:val="205E99"/>
          <w:spacing w:val="-16"/>
        </w:rPr>
        <w:t xml:space="preserve"> </w:t>
      </w:r>
      <w:r>
        <w:rPr>
          <w:color w:val="205E99"/>
        </w:rPr>
        <w:t>de</w:t>
      </w:r>
      <w:r>
        <w:rPr>
          <w:color w:val="205E99"/>
          <w:spacing w:val="-15"/>
        </w:rPr>
        <w:t xml:space="preserve"> </w:t>
      </w:r>
      <w:r>
        <w:rPr>
          <w:color w:val="205E99"/>
          <w:spacing w:val="-2"/>
        </w:rPr>
        <w:t>Contenidos</w:t>
      </w:r>
    </w:p>
    <w:sdt>
      <w:sdtPr>
        <w:rPr>
          <w:b w:val="0"/>
          <w:bCs w:val="0"/>
        </w:rPr>
        <w:id w:val="-834997900"/>
        <w:docPartObj>
          <w:docPartGallery w:val="Table of Contents"/>
          <w:docPartUnique/>
        </w:docPartObj>
      </w:sdtPr>
      <w:sdtContent>
        <w:p w14:paraId="193448C6" w14:textId="77777777" w:rsidR="00D733C9" w:rsidRDefault="00000000">
          <w:pPr>
            <w:pStyle w:val="TDC1"/>
            <w:tabs>
              <w:tab w:val="right" w:leader="dot" w:pos="9195"/>
            </w:tabs>
            <w:spacing w:before="330"/>
            <w:ind w:left="165" w:firstLine="0"/>
          </w:pPr>
          <w:r>
            <w:fldChar w:fldCharType="begin"/>
          </w:r>
          <w:r>
            <w:instrText xml:space="preserve">TOC \o "1-2" \h \z \u </w:instrText>
          </w:r>
          <w:r>
            <w:fldChar w:fldCharType="separate"/>
          </w:r>
          <w:hyperlink w:anchor="_bookmark0" w:history="1">
            <w:r>
              <w:rPr>
                <w:color w:val="2C2C2C"/>
              </w:rPr>
              <w:t>Tabla</w:t>
            </w:r>
            <w:r>
              <w:rPr>
                <w:color w:val="2C2C2C"/>
                <w:spacing w:val="-12"/>
              </w:rPr>
              <w:t xml:space="preserve"> </w:t>
            </w:r>
            <w:r>
              <w:rPr>
                <w:color w:val="2C2C2C"/>
              </w:rPr>
              <w:t>de</w:t>
            </w:r>
            <w:r>
              <w:rPr>
                <w:color w:val="2C2C2C"/>
                <w:spacing w:val="-11"/>
              </w:rPr>
              <w:t xml:space="preserve"> </w:t>
            </w:r>
            <w:r>
              <w:rPr>
                <w:color w:val="2C2C2C"/>
                <w:spacing w:val="-2"/>
              </w:rPr>
              <w:t>Contenidos</w:t>
            </w:r>
            <w:r>
              <w:rPr>
                <w:rFonts w:ascii="Times New Roman"/>
                <w:b w:val="0"/>
                <w:color w:val="2C2C2C"/>
              </w:rPr>
              <w:tab/>
            </w:r>
            <w:r>
              <w:rPr>
                <w:color w:val="2C2C2C"/>
                <w:spacing w:val="-10"/>
              </w:rPr>
              <w:t>2</w:t>
            </w:r>
          </w:hyperlink>
        </w:p>
        <w:p w14:paraId="05D899D7" w14:textId="77777777" w:rsidR="00D733C9" w:rsidRDefault="00000000">
          <w:pPr>
            <w:pStyle w:val="TDC1"/>
            <w:numPr>
              <w:ilvl w:val="0"/>
              <w:numId w:val="8"/>
            </w:numPr>
            <w:tabs>
              <w:tab w:val="left" w:pos="384"/>
              <w:tab w:val="right" w:leader="dot" w:pos="9195"/>
            </w:tabs>
            <w:ind w:left="384" w:hanging="219"/>
          </w:pPr>
          <w:hyperlink w:anchor="_bookmark1" w:history="1">
            <w:r>
              <w:rPr>
                <w:color w:val="2C2C2C"/>
                <w:spacing w:val="-2"/>
              </w:rPr>
              <w:t>Introducción</w:t>
            </w:r>
            <w:r>
              <w:rPr>
                <w:rFonts w:ascii="Times New Roman" w:hAnsi="Times New Roman"/>
                <w:b w:val="0"/>
                <w:color w:val="2C2C2C"/>
              </w:rPr>
              <w:tab/>
            </w:r>
            <w:r>
              <w:rPr>
                <w:color w:val="2C2C2C"/>
                <w:spacing w:val="-10"/>
              </w:rPr>
              <w:t>3</w:t>
            </w:r>
          </w:hyperlink>
        </w:p>
        <w:p w14:paraId="619292A3" w14:textId="77777777" w:rsidR="00D733C9" w:rsidRDefault="00000000">
          <w:pPr>
            <w:pStyle w:val="TDC1"/>
            <w:numPr>
              <w:ilvl w:val="0"/>
              <w:numId w:val="8"/>
            </w:numPr>
            <w:tabs>
              <w:tab w:val="left" w:pos="384"/>
              <w:tab w:val="right" w:leader="dot" w:pos="9195"/>
            </w:tabs>
            <w:spacing w:before="278"/>
            <w:ind w:left="384" w:hanging="219"/>
          </w:pPr>
          <w:hyperlink w:anchor="_bookmark2" w:history="1">
            <w:r>
              <w:rPr>
                <w:color w:val="2C2C2C"/>
              </w:rPr>
              <w:t>Dataset</w:t>
            </w:r>
            <w:r>
              <w:rPr>
                <w:color w:val="2C2C2C"/>
                <w:spacing w:val="-11"/>
              </w:rPr>
              <w:t xml:space="preserve"> </w:t>
            </w:r>
            <w:r>
              <w:rPr>
                <w:color w:val="2C2C2C"/>
                <w:spacing w:val="-2"/>
              </w:rPr>
              <w:t>Utilizado</w:t>
            </w:r>
            <w:r>
              <w:rPr>
                <w:rFonts w:ascii="Times New Roman"/>
                <w:b w:val="0"/>
                <w:color w:val="2C2C2C"/>
              </w:rPr>
              <w:tab/>
            </w:r>
            <w:r>
              <w:rPr>
                <w:color w:val="2C2C2C"/>
                <w:spacing w:val="-10"/>
              </w:rPr>
              <w:t>3</w:t>
            </w:r>
          </w:hyperlink>
        </w:p>
        <w:p w14:paraId="4F1066A2" w14:textId="77777777" w:rsidR="00D733C9" w:rsidRDefault="00000000">
          <w:pPr>
            <w:pStyle w:val="TDC1"/>
            <w:numPr>
              <w:ilvl w:val="0"/>
              <w:numId w:val="8"/>
            </w:numPr>
            <w:tabs>
              <w:tab w:val="left" w:pos="386"/>
              <w:tab w:val="right" w:leader="dot" w:pos="9195"/>
            </w:tabs>
            <w:spacing w:before="282"/>
            <w:ind w:left="386"/>
          </w:pPr>
          <w:hyperlink w:anchor="_bookmark3" w:history="1">
            <w:r>
              <w:rPr>
                <w:color w:val="2C2C2C"/>
                <w:spacing w:val="-2"/>
              </w:rPr>
              <w:t>Metodología</w:t>
            </w:r>
            <w:r>
              <w:rPr>
                <w:rFonts w:ascii="Times New Roman" w:hAnsi="Times New Roman"/>
                <w:b w:val="0"/>
                <w:color w:val="2C2C2C"/>
              </w:rPr>
              <w:tab/>
            </w:r>
            <w:r>
              <w:rPr>
                <w:color w:val="2C2C2C"/>
                <w:spacing w:val="-10"/>
              </w:rPr>
              <w:t>4</w:t>
            </w:r>
          </w:hyperlink>
        </w:p>
        <w:p w14:paraId="433E3283" w14:textId="77777777" w:rsidR="00D733C9" w:rsidRDefault="00000000">
          <w:pPr>
            <w:pStyle w:val="TDC2"/>
            <w:numPr>
              <w:ilvl w:val="1"/>
              <w:numId w:val="8"/>
            </w:numPr>
            <w:tabs>
              <w:tab w:val="left" w:pos="854"/>
              <w:tab w:val="right" w:leader="dot" w:pos="9195"/>
            </w:tabs>
            <w:spacing w:before="141"/>
            <w:ind w:left="854" w:hanging="329"/>
          </w:pPr>
          <w:hyperlink w:anchor="_bookmark4" w:history="1">
            <w:r>
              <w:rPr>
                <w:color w:val="5A5A5A"/>
              </w:rPr>
              <w:t>Algoritmo</w:t>
            </w:r>
            <w:r>
              <w:rPr>
                <w:color w:val="5A5A5A"/>
                <w:spacing w:val="-9"/>
              </w:rPr>
              <w:t xml:space="preserve"> </w:t>
            </w:r>
            <w:r>
              <w:rPr>
                <w:color w:val="5A5A5A"/>
                <w:spacing w:val="-5"/>
              </w:rPr>
              <w:t>KNN</w:t>
            </w:r>
            <w:r>
              <w:rPr>
                <w:rFonts w:ascii="Times New Roman"/>
                <w:color w:val="5A5A5A"/>
              </w:rPr>
              <w:tab/>
            </w:r>
            <w:r>
              <w:rPr>
                <w:color w:val="5A5A5A"/>
                <w:spacing w:val="-10"/>
              </w:rPr>
              <w:t>4</w:t>
            </w:r>
          </w:hyperlink>
        </w:p>
        <w:p w14:paraId="4424A761" w14:textId="77777777" w:rsidR="00D733C9" w:rsidRDefault="00000000">
          <w:pPr>
            <w:pStyle w:val="TDC2"/>
            <w:numPr>
              <w:ilvl w:val="1"/>
              <w:numId w:val="8"/>
            </w:numPr>
            <w:tabs>
              <w:tab w:val="left" w:pos="854"/>
              <w:tab w:val="right" w:leader="dot" w:pos="9195"/>
            </w:tabs>
            <w:spacing w:before="140"/>
            <w:ind w:left="854" w:hanging="329"/>
          </w:pPr>
          <w:hyperlink w:anchor="_bookmark5" w:history="1">
            <w:r>
              <w:rPr>
                <w:color w:val="5A5A5A"/>
                <w:spacing w:val="-2"/>
              </w:rPr>
              <w:t>Configuración</w:t>
            </w:r>
            <w:r>
              <w:rPr>
                <w:color w:val="5A5A5A"/>
                <w:spacing w:val="5"/>
              </w:rPr>
              <w:t xml:space="preserve"> </w:t>
            </w:r>
            <w:r>
              <w:rPr>
                <w:color w:val="5A5A5A"/>
                <w:spacing w:val="-2"/>
              </w:rPr>
              <w:t>Experimental</w:t>
            </w:r>
            <w:r>
              <w:rPr>
                <w:rFonts w:ascii="Times New Roman" w:hAnsi="Times New Roman"/>
                <w:color w:val="5A5A5A"/>
              </w:rPr>
              <w:tab/>
            </w:r>
            <w:r>
              <w:rPr>
                <w:color w:val="5A5A5A"/>
                <w:spacing w:val="-10"/>
              </w:rPr>
              <w:t>4</w:t>
            </w:r>
          </w:hyperlink>
        </w:p>
        <w:p w14:paraId="4D35FB45" w14:textId="77777777" w:rsidR="00D733C9" w:rsidRDefault="00000000">
          <w:pPr>
            <w:pStyle w:val="TDC1"/>
            <w:numPr>
              <w:ilvl w:val="0"/>
              <w:numId w:val="8"/>
            </w:numPr>
            <w:tabs>
              <w:tab w:val="left" w:pos="386"/>
              <w:tab w:val="right" w:leader="dot" w:pos="9195"/>
            </w:tabs>
            <w:ind w:left="386"/>
          </w:pPr>
          <w:hyperlink w:anchor="_bookmark6" w:history="1">
            <w:r>
              <w:rPr>
                <w:color w:val="2C2C2C"/>
              </w:rPr>
              <w:t>Métricas</w:t>
            </w:r>
            <w:r>
              <w:rPr>
                <w:color w:val="2C2C2C"/>
                <w:spacing w:val="-7"/>
              </w:rPr>
              <w:t xml:space="preserve"> </w:t>
            </w:r>
            <w:r>
              <w:rPr>
                <w:color w:val="2C2C2C"/>
              </w:rPr>
              <w:t>de</w:t>
            </w:r>
            <w:r>
              <w:rPr>
                <w:color w:val="2C2C2C"/>
                <w:spacing w:val="-7"/>
              </w:rPr>
              <w:t xml:space="preserve"> </w:t>
            </w:r>
            <w:r>
              <w:rPr>
                <w:color w:val="2C2C2C"/>
                <w:spacing w:val="-2"/>
              </w:rPr>
              <w:t>Rendimiento</w:t>
            </w:r>
            <w:r>
              <w:rPr>
                <w:rFonts w:ascii="Times New Roman" w:hAnsi="Times New Roman"/>
                <w:b w:val="0"/>
                <w:color w:val="2C2C2C"/>
              </w:rPr>
              <w:tab/>
            </w:r>
            <w:r>
              <w:rPr>
                <w:color w:val="2C2C2C"/>
                <w:spacing w:val="-10"/>
              </w:rPr>
              <w:t>5</w:t>
            </w:r>
          </w:hyperlink>
        </w:p>
        <w:p w14:paraId="2AF56766" w14:textId="77777777" w:rsidR="00D733C9" w:rsidRDefault="00000000">
          <w:pPr>
            <w:pStyle w:val="TDC2"/>
            <w:numPr>
              <w:ilvl w:val="1"/>
              <w:numId w:val="8"/>
            </w:numPr>
            <w:tabs>
              <w:tab w:val="left" w:pos="852"/>
              <w:tab w:val="right" w:leader="dot" w:pos="9195"/>
            </w:tabs>
            <w:ind w:left="852" w:hanging="327"/>
          </w:pPr>
          <w:hyperlink w:anchor="_bookmark7" w:history="1">
            <w:r>
              <w:rPr>
                <w:color w:val="5A5A5A"/>
              </w:rPr>
              <w:t>Tiempo</w:t>
            </w:r>
            <w:r>
              <w:rPr>
                <w:color w:val="5A5A5A"/>
                <w:spacing w:val="-2"/>
              </w:rPr>
              <w:t xml:space="preserve"> </w:t>
            </w:r>
            <w:r>
              <w:rPr>
                <w:color w:val="5A5A5A"/>
              </w:rPr>
              <w:t>de</w:t>
            </w:r>
            <w:r>
              <w:rPr>
                <w:color w:val="5A5A5A"/>
                <w:spacing w:val="-2"/>
              </w:rPr>
              <w:t xml:space="preserve"> Ejecución</w:t>
            </w:r>
            <w:r>
              <w:rPr>
                <w:rFonts w:ascii="Times New Roman" w:hAnsi="Times New Roman"/>
                <w:color w:val="5A5A5A"/>
              </w:rPr>
              <w:tab/>
            </w:r>
            <w:r>
              <w:rPr>
                <w:color w:val="5A5A5A"/>
                <w:spacing w:val="-10"/>
              </w:rPr>
              <w:t>5</w:t>
            </w:r>
          </w:hyperlink>
        </w:p>
        <w:p w14:paraId="238C8C06" w14:textId="77777777" w:rsidR="00D733C9" w:rsidRDefault="00000000">
          <w:pPr>
            <w:pStyle w:val="TDC2"/>
            <w:numPr>
              <w:ilvl w:val="1"/>
              <w:numId w:val="8"/>
            </w:numPr>
            <w:tabs>
              <w:tab w:val="left" w:pos="854"/>
              <w:tab w:val="right" w:leader="dot" w:pos="9195"/>
            </w:tabs>
            <w:spacing w:before="140"/>
            <w:ind w:left="854" w:hanging="329"/>
          </w:pPr>
          <w:hyperlink w:anchor="_bookmark8" w:history="1">
            <w:r>
              <w:rPr>
                <w:color w:val="5A5A5A"/>
                <w:spacing w:val="-2"/>
              </w:rPr>
              <w:t>Speedup</w:t>
            </w:r>
            <w:r>
              <w:rPr>
                <w:rFonts w:ascii="Times New Roman"/>
                <w:color w:val="5A5A5A"/>
              </w:rPr>
              <w:tab/>
            </w:r>
            <w:r>
              <w:rPr>
                <w:color w:val="5A5A5A"/>
                <w:spacing w:val="-10"/>
              </w:rPr>
              <w:t>5</w:t>
            </w:r>
          </w:hyperlink>
        </w:p>
        <w:p w14:paraId="61E47F18" w14:textId="77777777" w:rsidR="00D733C9" w:rsidRDefault="00000000">
          <w:pPr>
            <w:pStyle w:val="TDC2"/>
            <w:numPr>
              <w:ilvl w:val="1"/>
              <w:numId w:val="8"/>
            </w:numPr>
            <w:tabs>
              <w:tab w:val="left" w:pos="854"/>
              <w:tab w:val="right" w:leader="dot" w:pos="9195"/>
            </w:tabs>
            <w:ind w:left="854" w:hanging="329"/>
          </w:pPr>
          <w:hyperlink w:anchor="_bookmark9" w:history="1">
            <w:r>
              <w:rPr>
                <w:color w:val="5A5A5A"/>
                <w:spacing w:val="-2"/>
              </w:rPr>
              <w:t>Eficiencia</w:t>
            </w:r>
            <w:r>
              <w:rPr>
                <w:rFonts w:ascii="Times New Roman"/>
                <w:color w:val="5A5A5A"/>
              </w:rPr>
              <w:tab/>
            </w:r>
            <w:r>
              <w:rPr>
                <w:color w:val="5A5A5A"/>
                <w:spacing w:val="-10"/>
              </w:rPr>
              <w:t>5</w:t>
            </w:r>
          </w:hyperlink>
        </w:p>
        <w:p w14:paraId="15ECAF69" w14:textId="77777777" w:rsidR="00D733C9" w:rsidRDefault="00000000">
          <w:pPr>
            <w:pStyle w:val="TDC2"/>
            <w:numPr>
              <w:ilvl w:val="1"/>
              <w:numId w:val="8"/>
            </w:numPr>
            <w:tabs>
              <w:tab w:val="left" w:pos="852"/>
              <w:tab w:val="right" w:leader="dot" w:pos="9195"/>
            </w:tabs>
            <w:spacing w:before="139"/>
            <w:ind w:left="852" w:hanging="327"/>
          </w:pPr>
          <w:hyperlink w:anchor="_bookmark10" w:history="1">
            <w:r>
              <w:rPr>
                <w:color w:val="5A5A5A"/>
                <w:spacing w:val="-2"/>
              </w:rPr>
              <w:t>Overhead</w:t>
            </w:r>
            <w:r>
              <w:rPr>
                <w:rFonts w:ascii="Times New Roman"/>
                <w:color w:val="5A5A5A"/>
              </w:rPr>
              <w:tab/>
            </w:r>
            <w:r>
              <w:rPr>
                <w:color w:val="5A5A5A"/>
                <w:spacing w:val="-10"/>
              </w:rPr>
              <w:t>6</w:t>
            </w:r>
          </w:hyperlink>
        </w:p>
        <w:p w14:paraId="34121401" w14:textId="77777777" w:rsidR="00D733C9" w:rsidRDefault="00000000">
          <w:pPr>
            <w:pStyle w:val="TDC1"/>
            <w:numPr>
              <w:ilvl w:val="0"/>
              <w:numId w:val="8"/>
            </w:numPr>
            <w:tabs>
              <w:tab w:val="left" w:pos="386"/>
              <w:tab w:val="right" w:leader="dot" w:pos="9195"/>
            </w:tabs>
            <w:ind w:left="386"/>
          </w:pPr>
          <w:hyperlink w:anchor="_bookmark11" w:history="1">
            <w:r>
              <w:rPr>
                <w:color w:val="2C2C2C"/>
                <w:spacing w:val="-2"/>
              </w:rPr>
              <w:t>Resultados</w:t>
            </w:r>
            <w:r>
              <w:rPr>
                <w:color w:val="2C2C2C"/>
                <w:spacing w:val="3"/>
              </w:rPr>
              <w:t xml:space="preserve"> </w:t>
            </w:r>
            <w:r>
              <w:rPr>
                <w:color w:val="2C2C2C"/>
                <w:spacing w:val="-2"/>
              </w:rPr>
              <w:t>Obtenidos</w:t>
            </w:r>
            <w:r>
              <w:rPr>
                <w:rFonts w:ascii="Times New Roman"/>
                <w:b w:val="0"/>
                <w:color w:val="2C2C2C"/>
              </w:rPr>
              <w:tab/>
            </w:r>
            <w:r>
              <w:rPr>
                <w:color w:val="2C2C2C"/>
                <w:spacing w:val="-10"/>
              </w:rPr>
              <w:t>6</w:t>
            </w:r>
          </w:hyperlink>
        </w:p>
        <w:p w14:paraId="3496416E" w14:textId="77777777" w:rsidR="00D733C9" w:rsidRDefault="00000000">
          <w:pPr>
            <w:pStyle w:val="TDC2"/>
            <w:numPr>
              <w:ilvl w:val="1"/>
              <w:numId w:val="8"/>
            </w:numPr>
            <w:tabs>
              <w:tab w:val="left" w:pos="854"/>
              <w:tab w:val="right" w:leader="dot" w:pos="9195"/>
            </w:tabs>
            <w:spacing w:before="140"/>
            <w:ind w:left="854" w:hanging="329"/>
          </w:pPr>
          <w:hyperlink w:anchor="_bookmark12" w:history="1">
            <w:r>
              <w:rPr>
                <w:color w:val="5A5A5A"/>
                <w:spacing w:val="-2"/>
              </w:rPr>
              <w:t>Resultados</w:t>
            </w:r>
            <w:r>
              <w:rPr>
                <w:color w:val="5A5A5A"/>
                <w:spacing w:val="6"/>
              </w:rPr>
              <w:t xml:space="preserve"> </w:t>
            </w:r>
            <w:r>
              <w:rPr>
                <w:color w:val="5A5A5A"/>
                <w:spacing w:val="-2"/>
              </w:rPr>
              <w:t>Generales</w:t>
            </w:r>
            <w:r>
              <w:rPr>
                <w:rFonts w:ascii="Times New Roman"/>
                <w:color w:val="5A5A5A"/>
              </w:rPr>
              <w:tab/>
            </w:r>
            <w:r>
              <w:rPr>
                <w:color w:val="5A5A5A"/>
                <w:spacing w:val="-10"/>
              </w:rPr>
              <w:t>6</w:t>
            </w:r>
          </w:hyperlink>
        </w:p>
        <w:p w14:paraId="0358F55A" w14:textId="77777777" w:rsidR="00D733C9" w:rsidRDefault="00000000">
          <w:pPr>
            <w:pStyle w:val="TDC2"/>
            <w:numPr>
              <w:ilvl w:val="1"/>
              <w:numId w:val="8"/>
            </w:numPr>
            <w:tabs>
              <w:tab w:val="left" w:pos="854"/>
              <w:tab w:val="right" w:leader="dot" w:pos="9195"/>
            </w:tabs>
            <w:ind w:left="854" w:hanging="329"/>
          </w:pPr>
          <w:hyperlink w:anchor="_bookmark13" w:history="1">
            <w:r>
              <w:rPr>
                <w:color w:val="5A5A5A"/>
              </w:rPr>
              <w:t>Análisis</w:t>
            </w:r>
            <w:r>
              <w:rPr>
                <w:color w:val="5A5A5A"/>
                <w:spacing w:val="-6"/>
              </w:rPr>
              <w:t xml:space="preserve"> </w:t>
            </w:r>
            <w:r>
              <w:rPr>
                <w:color w:val="5A5A5A"/>
              </w:rPr>
              <w:t>del</w:t>
            </w:r>
            <w:r>
              <w:rPr>
                <w:color w:val="5A5A5A"/>
                <w:spacing w:val="-3"/>
              </w:rPr>
              <w:t xml:space="preserve"> </w:t>
            </w:r>
            <w:r>
              <w:rPr>
                <w:color w:val="5A5A5A"/>
                <w:spacing w:val="-2"/>
              </w:rPr>
              <w:t>Overhead</w:t>
            </w:r>
            <w:r>
              <w:rPr>
                <w:rFonts w:ascii="Times New Roman" w:hAnsi="Times New Roman"/>
                <w:color w:val="5A5A5A"/>
              </w:rPr>
              <w:tab/>
            </w:r>
            <w:r>
              <w:rPr>
                <w:color w:val="5A5A5A"/>
                <w:spacing w:val="-10"/>
              </w:rPr>
              <w:t>7</w:t>
            </w:r>
          </w:hyperlink>
        </w:p>
        <w:p w14:paraId="06C92FC0" w14:textId="77777777" w:rsidR="00D733C9" w:rsidRDefault="00000000">
          <w:pPr>
            <w:pStyle w:val="TDC2"/>
            <w:numPr>
              <w:ilvl w:val="1"/>
              <w:numId w:val="8"/>
            </w:numPr>
            <w:tabs>
              <w:tab w:val="left" w:pos="854"/>
              <w:tab w:val="right" w:leader="dot" w:pos="9195"/>
            </w:tabs>
            <w:spacing w:before="139"/>
            <w:ind w:left="854" w:hanging="329"/>
          </w:pPr>
          <w:hyperlink w:anchor="_bookmark14" w:history="1">
            <w:r>
              <w:rPr>
                <w:color w:val="5A5A5A"/>
              </w:rPr>
              <w:t>Speedup</w:t>
            </w:r>
            <w:r>
              <w:rPr>
                <w:color w:val="5A5A5A"/>
                <w:spacing w:val="-10"/>
              </w:rPr>
              <w:t xml:space="preserve"> </w:t>
            </w:r>
            <w:r>
              <w:rPr>
                <w:color w:val="5A5A5A"/>
                <w:spacing w:val="-2"/>
              </w:rPr>
              <w:t>Observado</w:t>
            </w:r>
            <w:r>
              <w:rPr>
                <w:rFonts w:ascii="Times New Roman"/>
                <w:color w:val="5A5A5A"/>
              </w:rPr>
              <w:tab/>
            </w:r>
            <w:r>
              <w:rPr>
                <w:color w:val="5A5A5A"/>
                <w:spacing w:val="-10"/>
              </w:rPr>
              <w:t>7</w:t>
            </w:r>
          </w:hyperlink>
        </w:p>
        <w:p w14:paraId="6F39991C" w14:textId="77777777" w:rsidR="00D733C9" w:rsidRDefault="00000000">
          <w:pPr>
            <w:pStyle w:val="TDC2"/>
            <w:numPr>
              <w:ilvl w:val="1"/>
              <w:numId w:val="8"/>
            </w:numPr>
            <w:tabs>
              <w:tab w:val="left" w:pos="854"/>
              <w:tab w:val="right" w:leader="dot" w:pos="9195"/>
            </w:tabs>
            <w:ind w:left="854" w:hanging="329"/>
          </w:pPr>
          <w:hyperlink w:anchor="_bookmark15" w:history="1">
            <w:r>
              <w:rPr>
                <w:color w:val="5A5A5A"/>
              </w:rPr>
              <w:t>Eficiencia</w:t>
            </w:r>
            <w:r>
              <w:rPr>
                <w:color w:val="5A5A5A"/>
                <w:spacing w:val="-10"/>
              </w:rPr>
              <w:t xml:space="preserve"> </w:t>
            </w:r>
            <w:r>
              <w:rPr>
                <w:color w:val="5A5A5A"/>
              </w:rPr>
              <w:t>del</w:t>
            </w:r>
            <w:r>
              <w:rPr>
                <w:color w:val="5A5A5A"/>
                <w:spacing w:val="-8"/>
              </w:rPr>
              <w:t xml:space="preserve"> </w:t>
            </w:r>
            <w:r>
              <w:rPr>
                <w:color w:val="5A5A5A"/>
                <w:spacing w:val="-2"/>
              </w:rPr>
              <w:t>Paralelismo</w:t>
            </w:r>
            <w:r>
              <w:rPr>
                <w:rFonts w:ascii="Times New Roman"/>
                <w:color w:val="5A5A5A"/>
              </w:rPr>
              <w:tab/>
            </w:r>
            <w:r>
              <w:rPr>
                <w:color w:val="5A5A5A"/>
                <w:spacing w:val="-10"/>
              </w:rPr>
              <w:t>7</w:t>
            </w:r>
          </w:hyperlink>
        </w:p>
        <w:p w14:paraId="0FB3C880" w14:textId="77777777" w:rsidR="00D733C9" w:rsidRDefault="00000000">
          <w:pPr>
            <w:pStyle w:val="TDC1"/>
            <w:numPr>
              <w:ilvl w:val="0"/>
              <w:numId w:val="8"/>
            </w:numPr>
            <w:tabs>
              <w:tab w:val="left" w:pos="384"/>
              <w:tab w:val="right" w:leader="dot" w:pos="9195"/>
            </w:tabs>
            <w:spacing w:before="279"/>
            <w:ind w:left="384" w:hanging="219"/>
          </w:pPr>
          <w:hyperlink w:anchor="_bookmark16" w:history="1">
            <w:r>
              <w:rPr>
                <w:color w:val="2C2C2C"/>
              </w:rPr>
              <w:t>Escalabilidad</w:t>
            </w:r>
            <w:r>
              <w:rPr>
                <w:color w:val="2C2C2C"/>
                <w:spacing w:val="-8"/>
              </w:rPr>
              <w:t xml:space="preserve"> </w:t>
            </w:r>
            <w:r>
              <w:rPr>
                <w:color w:val="2C2C2C"/>
              </w:rPr>
              <w:t>Fuerte</w:t>
            </w:r>
            <w:r>
              <w:rPr>
                <w:color w:val="2C2C2C"/>
                <w:spacing w:val="-9"/>
              </w:rPr>
              <w:t xml:space="preserve"> </w:t>
            </w:r>
            <w:r>
              <w:rPr>
                <w:color w:val="2C2C2C"/>
              </w:rPr>
              <w:t>y</w:t>
            </w:r>
            <w:r>
              <w:rPr>
                <w:color w:val="2C2C2C"/>
                <w:spacing w:val="-7"/>
              </w:rPr>
              <w:t xml:space="preserve"> </w:t>
            </w:r>
            <w:r>
              <w:rPr>
                <w:color w:val="2C2C2C"/>
                <w:spacing w:val="-2"/>
              </w:rPr>
              <w:t>Débil</w:t>
            </w:r>
            <w:r>
              <w:rPr>
                <w:rFonts w:ascii="Times New Roman" w:hAnsi="Times New Roman"/>
                <w:b w:val="0"/>
                <w:color w:val="2C2C2C"/>
              </w:rPr>
              <w:tab/>
            </w:r>
            <w:r>
              <w:rPr>
                <w:color w:val="2C2C2C"/>
                <w:spacing w:val="-10"/>
              </w:rPr>
              <w:t>8</w:t>
            </w:r>
          </w:hyperlink>
        </w:p>
        <w:p w14:paraId="7F1F9DC1" w14:textId="77777777" w:rsidR="00D733C9" w:rsidRDefault="00000000">
          <w:pPr>
            <w:pStyle w:val="TDC2"/>
            <w:numPr>
              <w:ilvl w:val="1"/>
              <w:numId w:val="8"/>
            </w:numPr>
            <w:tabs>
              <w:tab w:val="left" w:pos="854"/>
              <w:tab w:val="right" w:leader="dot" w:pos="9195"/>
            </w:tabs>
            <w:ind w:left="854" w:hanging="329"/>
          </w:pPr>
          <w:hyperlink w:anchor="_bookmark17" w:history="1">
            <w:r>
              <w:rPr>
                <w:color w:val="5A5A5A"/>
                <w:spacing w:val="-2"/>
              </w:rPr>
              <w:t>Escalabilidad</w:t>
            </w:r>
            <w:r>
              <w:rPr>
                <w:color w:val="5A5A5A"/>
                <w:spacing w:val="12"/>
              </w:rPr>
              <w:t xml:space="preserve"> </w:t>
            </w:r>
            <w:r>
              <w:rPr>
                <w:color w:val="5A5A5A"/>
                <w:spacing w:val="-2"/>
              </w:rPr>
              <w:t>Fuerte</w:t>
            </w:r>
            <w:r>
              <w:rPr>
                <w:rFonts w:ascii="Times New Roman"/>
                <w:color w:val="5A5A5A"/>
              </w:rPr>
              <w:tab/>
            </w:r>
            <w:r>
              <w:rPr>
                <w:color w:val="5A5A5A"/>
                <w:spacing w:val="-10"/>
              </w:rPr>
              <w:t>8</w:t>
            </w:r>
          </w:hyperlink>
        </w:p>
        <w:p w14:paraId="7AF3EB59" w14:textId="77777777" w:rsidR="00D733C9" w:rsidRDefault="00000000">
          <w:pPr>
            <w:pStyle w:val="TDC2"/>
            <w:numPr>
              <w:ilvl w:val="1"/>
              <w:numId w:val="8"/>
            </w:numPr>
            <w:tabs>
              <w:tab w:val="left" w:pos="854"/>
              <w:tab w:val="right" w:leader="dot" w:pos="9195"/>
            </w:tabs>
            <w:spacing w:before="139"/>
            <w:ind w:left="854" w:hanging="329"/>
          </w:pPr>
          <w:hyperlink w:anchor="_bookmark18" w:history="1">
            <w:r>
              <w:rPr>
                <w:color w:val="5A5A5A"/>
                <w:spacing w:val="-2"/>
              </w:rPr>
              <w:t>Escalabilidad</w:t>
            </w:r>
            <w:r>
              <w:rPr>
                <w:color w:val="5A5A5A"/>
                <w:spacing w:val="12"/>
              </w:rPr>
              <w:t xml:space="preserve"> </w:t>
            </w:r>
            <w:r>
              <w:rPr>
                <w:color w:val="5A5A5A"/>
                <w:spacing w:val="-2"/>
              </w:rPr>
              <w:t>Débil</w:t>
            </w:r>
            <w:r>
              <w:rPr>
                <w:rFonts w:ascii="Times New Roman" w:hAnsi="Times New Roman"/>
                <w:color w:val="5A5A5A"/>
              </w:rPr>
              <w:tab/>
            </w:r>
            <w:r>
              <w:rPr>
                <w:color w:val="5A5A5A"/>
                <w:spacing w:val="-10"/>
              </w:rPr>
              <w:t>8</w:t>
            </w:r>
          </w:hyperlink>
        </w:p>
        <w:p w14:paraId="7A98A772" w14:textId="77777777" w:rsidR="00D733C9" w:rsidRDefault="00000000">
          <w:pPr>
            <w:pStyle w:val="TDC1"/>
            <w:numPr>
              <w:ilvl w:val="0"/>
              <w:numId w:val="8"/>
            </w:numPr>
            <w:tabs>
              <w:tab w:val="left" w:pos="384"/>
              <w:tab w:val="right" w:leader="dot" w:pos="9195"/>
            </w:tabs>
            <w:ind w:left="384" w:hanging="219"/>
          </w:pPr>
          <w:hyperlink w:anchor="_bookmark19" w:history="1">
            <w:r>
              <w:rPr>
                <w:color w:val="2C2C2C"/>
              </w:rPr>
              <w:t>Comparación</w:t>
            </w:r>
            <w:r>
              <w:rPr>
                <w:color w:val="2C2C2C"/>
                <w:spacing w:val="-7"/>
              </w:rPr>
              <w:t xml:space="preserve"> </w:t>
            </w:r>
            <w:r>
              <w:rPr>
                <w:color w:val="2C2C2C"/>
              </w:rPr>
              <w:t>con</w:t>
            </w:r>
            <w:r>
              <w:rPr>
                <w:color w:val="2C2C2C"/>
                <w:spacing w:val="-6"/>
              </w:rPr>
              <w:t xml:space="preserve"> </w:t>
            </w:r>
            <w:r>
              <w:rPr>
                <w:color w:val="2C2C2C"/>
              </w:rPr>
              <w:t>la</w:t>
            </w:r>
            <w:r>
              <w:rPr>
                <w:color w:val="2C2C2C"/>
                <w:spacing w:val="-8"/>
              </w:rPr>
              <w:t xml:space="preserve"> </w:t>
            </w:r>
            <w:r>
              <w:rPr>
                <w:color w:val="2C2C2C"/>
                <w:spacing w:val="-2"/>
              </w:rPr>
              <w:t>Teoría</w:t>
            </w:r>
            <w:r>
              <w:rPr>
                <w:rFonts w:ascii="Times New Roman" w:hAnsi="Times New Roman"/>
                <w:b w:val="0"/>
                <w:color w:val="2C2C2C"/>
              </w:rPr>
              <w:tab/>
            </w:r>
            <w:r>
              <w:rPr>
                <w:color w:val="2C2C2C"/>
                <w:spacing w:val="-10"/>
              </w:rPr>
              <w:t>9</w:t>
            </w:r>
          </w:hyperlink>
        </w:p>
        <w:p w14:paraId="4D5CB2D4" w14:textId="77777777" w:rsidR="00D733C9" w:rsidRDefault="00000000">
          <w:pPr>
            <w:pStyle w:val="TDC1"/>
            <w:numPr>
              <w:ilvl w:val="0"/>
              <w:numId w:val="8"/>
            </w:numPr>
            <w:tabs>
              <w:tab w:val="left" w:pos="384"/>
              <w:tab w:val="right" w:leader="dot" w:pos="9195"/>
            </w:tabs>
            <w:spacing w:before="282"/>
            <w:ind w:left="384" w:hanging="219"/>
          </w:pPr>
          <w:hyperlink w:anchor="_bookmark20" w:history="1">
            <w:r>
              <w:rPr>
                <w:color w:val="2C2C2C"/>
                <w:spacing w:val="-2"/>
              </w:rPr>
              <w:t>Conclusiones</w:t>
            </w:r>
            <w:r>
              <w:rPr>
                <w:rFonts w:ascii="Times New Roman"/>
                <w:b w:val="0"/>
                <w:color w:val="2C2C2C"/>
              </w:rPr>
              <w:tab/>
            </w:r>
            <w:r>
              <w:rPr>
                <w:color w:val="2C2C2C"/>
                <w:spacing w:val="-10"/>
              </w:rPr>
              <w:t>9</w:t>
            </w:r>
          </w:hyperlink>
        </w:p>
        <w:p w14:paraId="784556F0" w14:textId="77777777" w:rsidR="00D733C9" w:rsidRDefault="00000000">
          <w:pPr>
            <w:pStyle w:val="TDC1"/>
            <w:numPr>
              <w:ilvl w:val="0"/>
              <w:numId w:val="8"/>
            </w:numPr>
            <w:tabs>
              <w:tab w:val="left" w:pos="386"/>
              <w:tab w:val="right" w:leader="dot" w:pos="9196"/>
            </w:tabs>
            <w:ind w:left="386"/>
          </w:pPr>
          <w:hyperlink w:anchor="_bookmark21" w:history="1">
            <w:r>
              <w:rPr>
                <w:color w:val="2C2C2C"/>
                <w:spacing w:val="-2"/>
              </w:rPr>
              <w:t>Recomendaciones</w:t>
            </w:r>
            <w:r>
              <w:rPr>
                <w:rFonts w:ascii="Times New Roman"/>
                <w:b w:val="0"/>
                <w:color w:val="2C2C2C"/>
              </w:rPr>
              <w:tab/>
            </w:r>
            <w:r>
              <w:rPr>
                <w:color w:val="2C2C2C"/>
                <w:spacing w:val="-5"/>
              </w:rPr>
              <w:t>10</w:t>
            </w:r>
          </w:hyperlink>
        </w:p>
        <w:p w14:paraId="172532EC" w14:textId="77777777" w:rsidR="00D733C9" w:rsidRDefault="00000000">
          <w:pPr>
            <w:pStyle w:val="TDC1"/>
            <w:numPr>
              <w:ilvl w:val="0"/>
              <w:numId w:val="8"/>
            </w:numPr>
            <w:tabs>
              <w:tab w:val="left" w:pos="496"/>
              <w:tab w:val="right" w:leader="dot" w:pos="9196"/>
            </w:tabs>
            <w:spacing w:before="278"/>
            <w:ind w:left="496" w:hanging="331"/>
          </w:pPr>
          <w:hyperlink w:anchor="_bookmark22" w:history="1">
            <w:r>
              <w:rPr>
                <w:color w:val="2C2C2C"/>
                <w:spacing w:val="-2"/>
              </w:rPr>
              <w:t>Archivos</w:t>
            </w:r>
            <w:r>
              <w:rPr>
                <w:color w:val="2C2C2C"/>
                <w:spacing w:val="2"/>
              </w:rPr>
              <w:t xml:space="preserve"> </w:t>
            </w:r>
            <w:r>
              <w:rPr>
                <w:color w:val="2C2C2C"/>
                <w:spacing w:val="-2"/>
              </w:rPr>
              <w:t>Generados</w:t>
            </w:r>
            <w:r>
              <w:rPr>
                <w:rFonts w:ascii="Times New Roman"/>
                <w:b w:val="0"/>
                <w:color w:val="2C2C2C"/>
              </w:rPr>
              <w:tab/>
            </w:r>
            <w:r>
              <w:rPr>
                <w:color w:val="2C2C2C"/>
                <w:spacing w:val="-5"/>
              </w:rPr>
              <w:t>11</w:t>
            </w:r>
          </w:hyperlink>
        </w:p>
        <w:p w14:paraId="091F336C" w14:textId="77777777" w:rsidR="00D733C9" w:rsidRDefault="00000000">
          <w:r>
            <w:fldChar w:fldCharType="end"/>
          </w:r>
        </w:p>
      </w:sdtContent>
    </w:sdt>
    <w:p w14:paraId="0D0465BE" w14:textId="77777777" w:rsidR="00D733C9" w:rsidRDefault="00D733C9">
      <w:pPr>
        <w:sectPr w:rsidR="00D733C9">
          <w:pgSz w:w="11910" w:h="16840"/>
          <w:pgMar w:top="1920" w:right="1275" w:bottom="280" w:left="1275" w:header="720" w:footer="720" w:gutter="0"/>
          <w:cols w:space="720"/>
        </w:sectPr>
      </w:pPr>
    </w:p>
    <w:p w14:paraId="7CBFE3A4" w14:textId="77777777" w:rsidR="00D733C9" w:rsidRDefault="00000000">
      <w:pPr>
        <w:pStyle w:val="Ttulo1"/>
        <w:numPr>
          <w:ilvl w:val="0"/>
          <w:numId w:val="7"/>
        </w:numPr>
        <w:tabs>
          <w:tab w:val="left" w:pos="523"/>
        </w:tabs>
        <w:spacing w:before="143"/>
        <w:ind w:left="523" w:hanging="358"/>
      </w:pPr>
      <w:bookmarkStart w:id="1" w:name="_bookmark1"/>
      <w:bookmarkEnd w:id="1"/>
      <w:r>
        <w:rPr>
          <w:color w:val="205E99"/>
          <w:spacing w:val="-2"/>
        </w:rPr>
        <w:lastRenderedPageBreak/>
        <w:t>Introducción</w:t>
      </w:r>
    </w:p>
    <w:p w14:paraId="688CFE91" w14:textId="77777777" w:rsidR="00D733C9" w:rsidRDefault="00000000">
      <w:pPr>
        <w:pStyle w:val="Textoindependiente"/>
        <w:spacing w:before="330" w:line="312" w:lineRule="auto"/>
        <w:ind w:left="165" w:right="160"/>
        <w:jc w:val="both"/>
      </w:pPr>
      <w:r>
        <w:rPr>
          <w:color w:val="2C2C2C"/>
        </w:rPr>
        <w:t>El presente trabajo tiene como</w:t>
      </w:r>
      <w:r>
        <w:rPr>
          <w:color w:val="2C2C2C"/>
          <w:spacing w:val="-2"/>
        </w:rPr>
        <w:t xml:space="preserve"> </w:t>
      </w:r>
      <w:r>
        <w:rPr>
          <w:color w:val="2C2C2C"/>
        </w:rPr>
        <w:t>objetivo analizar</w:t>
      </w:r>
      <w:r>
        <w:rPr>
          <w:color w:val="2C2C2C"/>
          <w:spacing w:val="-3"/>
        </w:rPr>
        <w:t xml:space="preserve"> </w:t>
      </w:r>
      <w:r>
        <w:rPr>
          <w:color w:val="2C2C2C"/>
        </w:rPr>
        <w:t>el comportamiento computacional</w:t>
      </w:r>
      <w:r>
        <w:rPr>
          <w:color w:val="2C2C2C"/>
          <w:spacing w:val="-1"/>
        </w:rPr>
        <w:t xml:space="preserve"> </w:t>
      </w:r>
      <w:r>
        <w:rPr>
          <w:color w:val="2C2C2C"/>
        </w:rPr>
        <w:t>y la</w:t>
      </w:r>
      <w:r>
        <w:rPr>
          <w:color w:val="2C2C2C"/>
          <w:spacing w:val="-1"/>
        </w:rPr>
        <w:t xml:space="preserve"> </w:t>
      </w:r>
      <w:r>
        <w:rPr>
          <w:color w:val="2C2C2C"/>
        </w:rPr>
        <w:t>escalabilidad del</w:t>
      </w:r>
      <w:r>
        <w:rPr>
          <w:color w:val="2C2C2C"/>
          <w:spacing w:val="-5"/>
        </w:rPr>
        <w:t xml:space="preserve"> </w:t>
      </w:r>
      <w:r>
        <w:rPr>
          <w:color w:val="2C2C2C"/>
        </w:rPr>
        <w:t>algoritmo</w:t>
      </w:r>
      <w:r>
        <w:rPr>
          <w:color w:val="2C2C2C"/>
          <w:spacing w:val="-7"/>
        </w:rPr>
        <w:t xml:space="preserve"> </w:t>
      </w:r>
      <w:r>
        <w:rPr>
          <w:color w:val="2C2C2C"/>
        </w:rPr>
        <w:t>K-Nearest</w:t>
      </w:r>
      <w:r>
        <w:rPr>
          <w:color w:val="2C2C2C"/>
          <w:spacing w:val="-7"/>
        </w:rPr>
        <w:t xml:space="preserve"> </w:t>
      </w:r>
      <w:r>
        <w:rPr>
          <w:color w:val="2C2C2C"/>
        </w:rPr>
        <w:t>Neighbors</w:t>
      </w:r>
      <w:r>
        <w:rPr>
          <w:color w:val="2C2C2C"/>
          <w:spacing w:val="-8"/>
        </w:rPr>
        <w:t xml:space="preserve"> </w:t>
      </w:r>
      <w:r>
        <w:rPr>
          <w:color w:val="2C2C2C"/>
        </w:rPr>
        <w:t>(KNN)</w:t>
      </w:r>
      <w:r>
        <w:rPr>
          <w:color w:val="2C2C2C"/>
          <w:spacing w:val="-8"/>
        </w:rPr>
        <w:t xml:space="preserve"> </w:t>
      </w:r>
      <w:r>
        <w:rPr>
          <w:color w:val="2C2C2C"/>
        </w:rPr>
        <w:t>aplicado</w:t>
      </w:r>
      <w:r>
        <w:rPr>
          <w:color w:val="2C2C2C"/>
          <w:spacing w:val="-7"/>
        </w:rPr>
        <w:t xml:space="preserve"> </w:t>
      </w:r>
      <w:r>
        <w:rPr>
          <w:color w:val="2C2C2C"/>
        </w:rPr>
        <w:t>al</w:t>
      </w:r>
      <w:r>
        <w:rPr>
          <w:color w:val="2C2C2C"/>
          <w:spacing w:val="-8"/>
        </w:rPr>
        <w:t xml:space="preserve"> </w:t>
      </w:r>
      <w:r>
        <w:rPr>
          <w:color w:val="2C2C2C"/>
        </w:rPr>
        <w:t>problema</w:t>
      </w:r>
      <w:r>
        <w:rPr>
          <w:color w:val="2C2C2C"/>
          <w:spacing w:val="-8"/>
        </w:rPr>
        <w:t xml:space="preserve"> </w:t>
      </w:r>
      <w:r>
        <w:rPr>
          <w:color w:val="2C2C2C"/>
        </w:rPr>
        <w:t>de</w:t>
      </w:r>
      <w:r>
        <w:rPr>
          <w:color w:val="2C2C2C"/>
          <w:spacing w:val="-7"/>
        </w:rPr>
        <w:t xml:space="preserve"> </w:t>
      </w:r>
      <w:r>
        <w:rPr>
          <w:color w:val="2C2C2C"/>
        </w:rPr>
        <w:t>predicción</w:t>
      </w:r>
      <w:r>
        <w:rPr>
          <w:color w:val="2C2C2C"/>
          <w:spacing w:val="-9"/>
        </w:rPr>
        <w:t xml:space="preserve"> </w:t>
      </w:r>
      <w:r>
        <w:rPr>
          <w:color w:val="2C2C2C"/>
        </w:rPr>
        <w:t>de</w:t>
      </w:r>
      <w:r>
        <w:rPr>
          <w:color w:val="2C2C2C"/>
          <w:spacing w:val="-7"/>
        </w:rPr>
        <w:t xml:space="preserve"> </w:t>
      </w:r>
      <w:r>
        <w:rPr>
          <w:color w:val="2C2C2C"/>
        </w:rPr>
        <w:t>enfermedad</w:t>
      </w:r>
      <w:r>
        <w:rPr>
          <w:color w:val="2C2C2C"/>
          <w:spacing w:val="-9"/>
        </w:rPr>
        <w:t xml:space="preserve"> </w:t>
      </w:r>
      <w:r>
        <w:rPr>
          <w:color w:val="2C2C2C"/>
        </w:rPr>
        <w:t>cardíaca utilizando el Heart Disease Dataset del repositorio UCI. Este análisis forma parte del curso de Computación</w:t>
      </w:r>
      <w:r>
        <w:rPr>
          <w:color w:val="2C2C2C"/>
          <w:spacing w:val="-1"/>
        </w:rPr>
        <w:t xml:space="preserve"> </w:t>
      </w:r>
      <w:r>
        <w:rPr>
          <w:color w:val="2C2C2C"/>
        </w:rPr>
        <w:t>de Alto Desempeño (HPC)</w:t>
      </w:r>
      <w:r>
        <w:rPr>
          <w:color w:val="2C2C2C"/>
          <w:spacing w:val="-1"/>
        </w:rPr>
        <w:t xml:space="preserve"> </w:t>
      </w:r>
      <w:r>
        <w:rPr>
          <w:color w:val="2C2C2C"/>
        </w:rPr>
        <w:t>de la</w:t>
      </w:r>
      <w:r>
        <w:rPr>
          <w:color w:val="2C2C2C"/>
          <w:spacing w:val="-3"/>
        </w:rPr>
        <w:t xml:space="preserve"> </w:t>
      </w:r>
      <w:r>
        <w:rPr>
          <w:color w:val="2C2C2C"/>
        </w:rPr>
        <w:t>Maestría</w:t>
      </w:r>
      <w:r>
        <w:rPr>
          <w:color w:val="2C2C2C"/>
          <w:spacing w:val="-1"/>
        </w:rPr>
        <w:t xml:space="preserve"> </w:t>
      </w:r>
      <w:r>
        <w:rPr>
          <w:color w:val="2C2C2C"/>
        </w:rPr>
        <w:t>en</w:t>
      </w:r>
      <w:r>
        <w:rPr>
          <w:color w:val="2C2C2C"/>
          <w:spacing w:val="-1"/>
        </w:rPr>
        <w:t xml:space="preserve"> </w:t>
      </w:r>
      <w:r>
        <w:rPr>
          <w:color w:val="2C2C2C"/>
        </w:rPr>
        <w:t>Ciencia</w:t>
      </w:r>
      <w:r>
        <w:rPr>
          <w:color w:val="2C2C2C"/>
          <w:spacing w:val="-1"/>
        </w:rPr>
        <w:t xml:space="preserve"> </w:t>
      </w:r>
      <w:r>
        <w:rPr>
          <w:color w:val="2C2C2C"/>
        </w:rPr>
        <w:t>de</w:t>
      </w:r>
      <w:r>
        <w:rPr>
          <w:color w:val="2C2C2C"/>
          <w:spacing w:val="-3"/>
        </w:rPr>
        <w:t xml:space="preserve"> </w:t>
      </w:r>
      <w:r>
        <w:rPr>
          <w:color w:val="2C2C2C"/>
        </w:rPr>
        <w:t>Datos</w:t>
      </w:r>
      <w:r>
        <w:rPr>
          <w:color w:val="2C2C2C"/>
          <w:spacing w:val="-3"/>
        </w:rPr>
        <w:t xml:space="preserve"> </w:t>
      </w:r>
      <w:r>
        <w:rPr>
          <w:color w:val="2C2C2C"/>
        </w:rPr>
        <w:t>e Inteligencia</w:t>
      </w:r>
      <w:r>
        <w:rPr>
          <w:color w:val="2C2C2C"/>
          <w:spacing w:val="-4"/>
        </w:rPr>
        <w:t xml:space="preserve"> </w:t>
      </w:r>
      <w:r>
        <w:rPr>
          <w:color w:val="2C2C2C"/>
        </w:rPr>
        <w:t>Artificial</w:t>
      </w:r>
      <w:r>
        <w:rPr>
          <w:color w:val="2C2C2C"/>
          <w:spacing w:val="-1"/>
        </w:rPr>
        <w:t xml:space="preserve"> </w:t>
      </w:r>
      <w:r>
        <w:rPr>
          <w:color w:val="2C2C2C"/>
        </w:rPr>
        <w:t>de la Universidad de Ingeniería y Tecnología (UTEC).</w:t>
      </w:r>
    </w:p>
    <w:p w14:paraId="040EE16A" w14:textId="77777777" w:rsidR="00D733C9" w:rsidRDefault="00000000">
      <w:pPr>
        <w:pStyle w:val="Textoindependiente"/>
        <w:spacing w:before="201" w:line="312" w:lineRule="auto"/>
        <w:ind w:left="165" w:right="161"/>
        <w:jc w:val="both"/>
      </w:pPr>
      <w:r>
        <w:rPr>
          <w:color w:val="2C2C2C"/>
        </w:rPr>
        <w:t xml:space="preserve">A diferencia de otros trabajos de </w:t>
      </w:r>
      <w:r w:rsidRPr="001C28BD">
        <w:rPr>
          <w:i/>
          <w:iCs/>
          <w:color w:val="2C2C2C"/>
          <w:rPrChange w:id="2" w:author="Palacios, Piero (CIP)" w:date="2026-05-12T20:46:00Z" w16du:dateUtc="2026-05-13T01:46:00Z">
            <w:rPr>
              <w:color w:val="2C2C2C"/>
            </w:rPr>
          </w:rPrChange>
        </w:rPr>
        <w:t>Machine Learning</w:t>
      </w:r>
      <w:r>
        <w:rPr>
          <w:color w:val="2C2C2C"/>
        </w:rPr>
        <w:t xml:space="preserve"> enfocados principalmente en la precisión del </w:t>
      </w:r>
      <w:r>
        <w:rPr>
          <w:color w:val="2C2C2C"/>
          <w:spacing w:val="-2"/>
        </w:rPr>
        <w:t>modelo,</w:t>
      </w:r>
      <w:r>
        <w:rPr>
          <w:color w:val="2C2C2C"/>
          <w:spacing w:val="-4"/>
        </w:rPr>
        <w:t xml:space="preserve"> </w:t>
      </w:r>
      <w:r>
        <w:rPr>
          <w:color w:val="2C2C2C"/>
          <w:spacing w:val="-2"/>
        </w:rPr>
        <w:t>el</w:t>
      </w:r>
      <w:r>
        <w:rPr>
          <w:color w:val="2C2C2C"/>
          <w:spacing w:val="-4"/>
        </w:rPr>
        <w:t xml:space="preserve"> </w:t>
      </w:r>
      <w:r>
        <w:rPr>
          <w:color w:val="2C2C2C"/>
          <w:spacing w:val="-2"/>
        </w:rPr>
        <w:t>enfoque</w:t>
      </w:r>
      <w:r>
        <w:rPr>
          <w:color w:val="2C2C2C"/>
          <w:spacing w:val="-3"/>
        </w:rPr>
        <w:t xml:space="preserve"> </w:t>
      </w:r>
      <w:r>
        <w:rPr>
          <w:color w:val="2C2C2C"/>
          <w:spacing w:val="-2"/>
        </w:rPr>
        <w:t>principal</w:t>
      </w:r>
      <w:r>
        <w:rPr>
          <w:color w:val="2C2C2C"/>
          <w:spacing w:val="-4"/>
        </w:rPr>
        <w:t xml:space="preserve"> </w:t>
      </w:r>
      <w:r>
        <w:rPr>
          <w:color w:val="2C2C2C"/>
          <w:spacing w:val="-2"/>
        </w:rPr>
        <w:t>de</w:t>
      </w:r>
      <w:r>
        <w:rPr>
          <w:color w:val="2C2C2C"/>
          <w:spacing w:val="-3"/>
        </w:rPr>
        <w:t xml:space="preserve"> </w:t>
      </w:r>
      <w:r>
        <w:rPr>
          <w:color w:val="2C2C2C"/>
          <w:spacing w:val="-2"/>
        </w:rPr>
        <w:t>este</w:t>
      </w:r>
      <w:r>
        <w:rPr>
          <w:color w:val="2C2C2C"/>
          <w:spacing w:val="-3"/>
        </w:rPr>
        <w:t xml:space="preserve"> </w:t>
      </w:r>
      <w:r>
        <w:rPr>
          <w:color w:val="2C2C2C"/>
          <w:spacing w:val="-2"/>
        </w:rPr>
        <w:t>análisis</w:t>
      </w:r>
      <w:r>
        <w:rPr>
          <w:color w:val="2C2C2C"/>
          <w:spacing w:val="-4"/>
        </w:rPr>
        <w:t xml:space="preserve"> </w:t>
      </w:r>
      <w:r>
        <w:rPr>
          <w:color w:val="2C2C2C"/>
          <w:spacing w:val="-2"/>
        </w:rPr>
        <w:t>es</w:t>
      </w:r>
      <w:r>
        <w:rPr>
          <w:color w:val="2C2C2C"/>
          <w:spacing w:val="-4"/>
        </w:rPr>
        <w:t xml:space="preserve"> </w:t>
      </w:r>
      <w:r>
        <w:rPr>
          <w:color w:val="2C2C2C"/>
          <w:spacing w:val="-2"/>
        </w:rPr>
        <w:t>evaluar</w:t>
      </w:r>
      <w:r>
        <w:rPr>
          <w:color w:val="2C2C2C"/>
          <w:spacing w:val="-4"/>
        </w:rPr>
        <w:t xml:space="preserve"> </w:t>
      </w:r>
      <w:r>
        <w:rPr>
          <w:color w:val="2C2C2C"/>
          <w:spacing w:val="-2"/>
        </w:rPr>
        <w:t>el</w:t>
      </w:r>
      <w:r>
        <w:rPr>
          <w:color w:val="2C2C2C"/>
          <w:spacing w:val="-4"/>
        </w:rPr>
        <w:t xml:space="preserve"> </w:t>
      </w:r>
      <w:r>
        <w:rPr>
          <w:color w:val="2C2C2C"/>
          <w:spacing w:val="-2"/>
        </w:rPr>
        <w:t>costo</w:t>
      </w:r>
      <w:r>
        <w:rPr>
          <w:color w:val="2C2C2C"/>
          <w:spacing w:val="-3"/>
        </w:rPr>
        <w:t xml:space="preserve"> </w:t>
      </w:r>
      <w:r>
        <w:rPr>
          <w:color w:val="2C2C2C"/>
          <w:spacing w:val="-2"/>
        </w:rPr>
        <w:t>computacional</w:t>
      </w:r>
      <w:r>
        <w:rPr>
          <w:color w:val="2C2C2C"/>
          <w:spacing w:val="-4"/>
        </w:rPr>
        <w:t xml:space="preserve"> </w:t>
      </w:r>
      <w:r>
        <w:rPr>
          <w:color w:val="2C2C2C"/>
          <w:spacing w:val="-2"/>
        </w:rPr>
        <w:t>del</w:t>
      </w:r>
      <w:r>
        <w:rPr>
          <w:color w:val="2C2C2C"/>
          <w:spacing w:val="-7"/>
        </w:rPr>
        <w:t xml:space="preserve"> </w:t>
      </w:r>
      <w:r>
        <w:rPr>
          <w:color w:val="2C2C2C"/>
          <w:spacing w:val="-2"/>
        </w:rPr>
        <w:t>algoritmo</w:t>
      </w:r>
      <w:r>
        <w:rPr>
          <w:color w:val="2C2C2C"/>
          <w:spacing w:val="-3"/>
        </w:rPr>
        <w:t xml:space="preserve"> </w:t>
      </w:r>
      <w:r>
        <w:rPr>
          <w:color w:val="2C2C2C"/>
          <w:spacing w:val="-2"/>
        </w:rPr>
        <w:t>y</w:t>
      </w:r>
      <w:r>
        <w:rPr>
          <w:color w:val="2C2C2C"/>
          <w:spacing w:val="-3"/>
        </w:rPr>
        <w:t xml:space="preserve"> </w:t>
      </w:r>
      <w:r>
        <w:rPr>
          <w:color w:val="2C2C2C"/>
          <w:spacing w:val="-2"/>
        </w:rPr>
        <w:t xml:space="preserve">estudiar </w:t>
      </w:r>
      <w:r>
        <w:rPr>
          <w:color w:val="2C2C2C"/>
        </w:rPr>
        <w:t>cómo se comporta al incrementar:</w:t>
      </w:r>
    </w:p>
    <w:p w14:paraId="49EA3FBA" w14:textId="77777777" w:rsidR="00D733C9" w:rsidDel="00C31C45" w:rsidRDefault="00000000">
      <w:pPr>
        <w:pStyle w:val="Prrafodelista"/>
        <w:numPr>
          <w:ilvl w:val="0"/>
          <w:numId w:val="5"/>
        </w:numPr>
        <w:tabs>
          <w:tab w:val="left" w:pos="885"/>
        </w:tabs>
        <w:spacing w:before="198"/>
        <w:rPr>
          <w:del w:id="3" w:author="Palacios, Piero (CIP)" w:date="2026-05-12T19:36:00Z" w16du:dateUtc="2026-05-13T00:36:00Z"/>
        </w:rPr>
      </w:pPr>
      <w:r>
        <w:rPr>
          <w:color w:val="2C2C2C"/>
        </w:rPr>
        <w:t>El</w:t>
      </w:r>
      <w:r>
        <w:rPr>
          <w:color w:val="2C2C2C"/>
          <w:spacing w:val="-3"/>
        </w:rPr>
        <w:t xml:space="preserve"> </w:t>
      </w:r>
      <w:r>
        <w:rPr>
          <w:color w:val="2C2C2C"/>
        </w:rPr>
        <w:t>número</w:t>
      </w:r>
      <w:r>
        <w:rPr>
          <w:color w:val="2C2C2C"/>
          <w:spacing w:val="-5"/>
        </w:rPr>
        <w:t xml:space="preserve"> </w:t>
      </w:r>
      <w:r>
        <w:rPr>
          <w:color w:val="2C2C2C"/>
        </w:rPr>
        <w:t>de</w:t>
      </w:r>
      <w:r>
        <w:rPr>
          <w:color w:val="2C2C2C"/>
          <w:spacing w:val="-2"/>
        </w:rPr>
        <w:t xml:space="preserve"> muestras.</w:t>
      </w:r>
    </w:p>
    <w:p w14:paraId="3A9BA075" w14:textId="49B1213C" w:rsidR="00D733C9" w:rsidDel="00C31C45" w:rsidRDefault="00D733C9" w:rsidP="00C31C45">
      <w:pPr>
        <w:pStyle w:val="Prrafodelista"/>
        <w:numPr>
          <w:ilvl w:val="0"/>
          <w:numId w:val="5"/>
        </w:numPr>
        <w:tabs>
          <w:tab w:val="left" w:pos="885"/>
        </w:tabs>
        <w:spacing w:before="198"/>
        <w:rPr>
          <w:del w:id="4" w:author="Palacios, Piero (CIP)" w:date="2026-05-12T19:36:00Z" w16du:dateUtc="2026-05-13T00:36:00Z"/>
        </w:rPr>
        <w:pPrChange w:id="5" w:author="Palacios, Piero (CIP)" w:date="2026-05-12T19:36:00Z" w16du:dateUtc="2026-05-13T00:36:00Z">
          <w:pPr>
            <w:pStyle w:val="Textoindependiente"/>
            <w:spacing w:before="13"/>
          </w:pPr>
        </w:pPrChange>
      </w:pPr>
    </w:p>
    <w:p w14:paraId="7F6772D4" w14:textId="196B4846" w:rsidR="00D733C9" w:rsidDel="00C31C45" w:rsidRDefault="00000000" w:rsidP="00C31C45">
      <w:pPr>
        <w:pStyle w:val="Prrafodelista"/>
        <w:rPr>
          <w:del w:id="6" w:author="Palacios, Piero (CIP)" w:date="2026-05-12T19:36:00Z" w16du:dateUtc="2026-05-13T00:36:00Z"/>
        </w:rPr>
        <w:pPrChange w:id="7" w:author="Palacios, Piero (CIP)" w:date="2026-05-12T19:36:00Z" w16du:dateUtc="2026-05-13T00:36:00Z">
          <w:pPr>
            <w:pStyle w:val="Prrafodelista"/>
            <w:numPr>
              <w:numId w:val="5"/>
            </w:numPr>
            <w:tabs>
              <w:tab w:val="left" w:pos="885"/>
            </w:tabs>
          </w:pPr>
        </w:pPrChange>
      </w:pPr>
      <w:del w:id="8" w:author="Palacios, Piero (CIP)" w:date="2026-05-12T19:36:00Z" w16du:dateUtc="2026-05-13T00:36:00Z">
        <w:r w:rsidDel="00C31C45">
          <w:rPr>
            <w:color w:val="2C2C2C"/>
          </w:rPr>
          <w:delText>El</w:delText>
        </w:r>
        <w:r w:rsidDel="00C31C45">
          <w:rPr>
            <w:color w:val="2C2C2C"/>
            <w:spacing w:val="-3"/>
          </w:rPr>
          <w:delText xml:space="preserve"> </w:delText>
        </w:r>
        <w:r w:rsidDel="00C31C45">
          <w:rPr>
            <w:color w:val="2C2C2C"/>
          </w:rPr>
          <w:delText>número</w:delText>
        </w:r>
        <w:r w:rsidDel="00C31C45">
          <w:rPr>
            <w:color w:val="2C2C2C"/>
            <w:spacing w:val="-5"/>
          </w:rPr>
          <w:delText xml:space="preserve"> </w:delText>
        </w:r>
        <w:r w:rsidDel="00C31C45">
          <w:rPr>
            <w:color w:val="2C2C2C"/>
          </w:rPr>
          <w:delText>de</w:delText>
        </w:r>
        <w:r w:rsidDel="00C31C45">
          <w:rPr>
            <w:color w:val="2C2C2C"/>
            <w:spacing w:val="-2"/>
          </w:rPr>
          <w:delText xml:space="preserve"> atributos.</w:delText>
        </w:r>
      </w:del>
    </w:p>
    <w:p w14:paraId="3EAD3669" w14:textId="77777777" w:rsidR="00D733C9" w:rsidRDefault="00D733C9" w:rsidP="00C31C45">
      <w:pPr>
        <w:pStyle w:val="Prrafodelista"/>
        <w:numPr>
          <w:ilvl w:val="0"/>
          <w:numId w:val="5"/>
        </w:numPr>
        <w:tabs>
          <w:tab w:val="left" w:pos="885"/>
        </w:tabs>
        <w:spacing w:before="198"/>
        <w:pPrChange w:id="9" w:author="Palacios, Piero (CIP)" w:date="2026-05-12T19:36:00Z" w16du:dateUtc="2026-05-13T00:36:00Z">
          <w:pPr>
            <w:pStyle w:val="Textoindependiente"/>
            <w:spacing w:before="12"/>
          </w:pPr>
        </w:pPrChange>
      </w:pPr>
    </w:p>
    <w:p w14:paraId="160D3CAE" w14:textId="77777777" w:rsidR="00D733C9" w:rsidRDefault="00000000">
      <w:pPr>
        <w:pStyle w:val="Prrafodelista"/>
        <w:numPr>
          <w:ilvl w:val="0"/>
          <w:numId w:val="5"/>
        </w:numPr>
        <w:tabs>
          <w:tab w:val="left" w:pos="885"/>
        </w:tabs>
      </w:pPr>
      <w:r>
        <w:rPr>
          <w:color w:val="2C2C2C"/>
        </w:rPr>
        <w:t>El</w:t>
      </w:r>
      <w:r>
        <w:rPr>
          <w:color w:val="2C2C2C"/>
          <w:spacing w:val="-3"/>
        </w:rPr>
        <w:t xml:space="preserve"> </w:t>
      </w:r>
      <w:r>
        <w:rPr>
          <w:color w:val="2C2C2C"/>
        </w:rPr>
        <w:t>número</w:t>
      </w:r>
      <w:r>
        <w:rPr>
          <w:color w:val="2C2C2C"/>
          <w:spacing w:val="-5"/>
        </w:rPr>
        <w:t xml:space="preserve"> </w:t>
      </w:r>
      <w:r>
        <w:rPr>
          <w:color w:val="2C2C2C"/>
        </w:rPr>
        <w:t>de</w:t>
      </w:r>
      <w:r>
        <w:rPr>
          <w:color w:val="2C2C2C"/>
          <w:spacing w:val="-2"/>
        </w:rPr>
        <w:t xml:space="preserve"> procesos/hilos.</w:t>
      </w:r>
    </w:p>
    <w:p w14:paraId="14DD8D38" w14:textId="77777777" w:rsidR="00D733C9" w:rsidRDefault="00D733C9">
      <w:pPr>
        <w:pStyle w:val="Textoindependiente"/>
        <w:spacing w:before="13"/>
      </w:pPr>
    </w:p>
    <w:p w14:paraId="127F650E" w14:textId="77777777" w:rsidR="00D733C9" w:rsidRDefault="00000000">
      <w:pPr>
        <w:pStyle w:val="Textoindependiente"/>
        <w:spacing w:line="312" w:lineRule="auto"/>
        <w:ind w:left="165" w:right="159"/>
        <w:jc w:val="both"/>
      </w:pPr>
      <w:r>
        <w:rPr>
          <w:color w:val="2C2C2C"/>
        </w:rPr>
        <w:t xml:space="preserve">Asimismo, se analizan métricas de rendimiento como tiempo de ejecución, speedup, eficiencia y overhead, comparando los resultados experimentales con la complejidad teórica del algoritmo. Los </w:t>
      </w:r>
      <w:r>
        <w:rPr>
          <w:color w:val="2C2C2C"/>
          <w:spacing w:val="-2"/>
        </w:rPr>
        <w:t>experimentos</w:t>
      </w:r>
      <w:r>
        <w:rPr>
          <w:color w:val="2C2C2C"/>
          <w:spacing w:val="-5"/>
        </w:rPr>
        <w:t xml:space="preserve"> </w:t>
      </w:r>
      <w:r>
        <w:rPr>
          <w:color w:val="2C2C2C"/>
          <w:spacing w:val="-2"/>
        </w:rPr>
        <w:t>fueron</w:t>
      </w:r>
      <w:r>
        <w:rPr>
          <w:color w:val="2C2C2C"/>
          <w:spacing w:val="-7"/>
        </w:rPr>
        <w:t xml:space="preserve"> </w:t>
      </w:r>
      <w:r>
        <w:rPr>
          <w:color w:val="2C2C2C"/>
          <w:spacing w:val="-2"/>
        </w:rPr>
        <w:t>ejecutados</w:t>
      </w:r>
      <w:r>
        <w:rPr>
          <w:color w:val="2C2C2C"/>
          <w:spacing w:val="-5"/>
        </w:rPr>
        <w:t xml:space="preserve"> </w:t>
      </w:r>
      <w:r>
        <w:rPr>
          <w:color w:val="2C2C2C"/>
          <w:spacing w:val="-2"/>
        </w:rPr>
        <w:t>en</w:t>
      </w:r>
      <w:r>
        <w:rPr>
          <w:color w:val="2C2C2C"/>
          <w:spacing w:val="-5"/>
        </w:rPr>
        <w:t xml:space="preserve"> </w:t>
      </w:r>
      <w:r>
        <w:rPr>
          <w:color w:val="2C2C2C"/>
          <w:spacing w:val="-2"/>
        </w:rPr>
        <w:t>un</w:t>
      </w:r>
      <w:r>
        <w:rPr>
          <w:color w:val="2C2C2C"/>
          <w:spacing w:val="-7"/>
        </w:rPr>
        <w:t xml:space="preserve"> </w:t>
      </w:r>
      <w:r>
        <w:rPr>
          <w:color w:val="2C2C2C"/>
          <w:spacing w:val="-2"/>
        </w:rPr>
        <w:t>entorno</w:t>
      </w:r>
      <w:r>
        <w:rPr>
          <w:color w:val="2C2C2C"/>
          <w:spacing w:val="-4"/>
        </w:rPr>
        <w:t xml:space="preserve"> </w:t>
      </w:r>
      <w:r>
        <w:rPr>
          <w:color w:val="2C2C2C"/>
          <w:spacing w:val="-2"/>
        </w:rPr>
        <w:t>de</w:t>
      </w:r>
      <w:r>
        <w:rPr>
          <w:color w:val="2C2C2C"/>
          <w:spacing w:val="-4"/>
        </w:rPr>
        <w:t xml:space="preserve"> </w:t>
      </w:r>
      <w:r>
        <w:rPr>
          <w:color w:val="2C2C2C"/>
          <w:spacing w:val="-2"/>
        </w:rPr>
        <w:t>cómputo</w:t>
      </w:r>
      <w:r>
        <w:rPr>
          <w:color w:val="2C2C2C"/>
          <w:spacing w:val="-4"/>
        </w:rPr>
        <w:t xml:space="preserve"> </w:t>
      </w:r>
      <w:r>
        <w:rPr>
          <w:color w:val="2C2C2C"/>
          <w:spacing w:val="-2"/>
        </w:rPr>
        <w:t>de</w:t>
      </w:r>
      <w:r>
        <w:rPr>
          <w:color w:val="2C2C2C"/>
          <w:spacing w:val="-4"/>
        </w:rPr>
        <w:t xml:space="preserve"> </w:t>
      </w:r>
      <w:r>
        <w:rPr>
          <w:color w:val="2C2C2C"/>
          <w:spacing w:val="-2"/>
        </w:rPr>
        <w:t>alto</w:t>
      </w:r>
      <w:r>
        <w:rPr>
          <w:color w:val="2C2C2C"/>
          <w:spacing w:val="-4"/>
        </w:rPr>
        <w:t xml:space="preserve"> </w:t>
      </w:r>
      <w:r>
        <w:rPr>
          <w:color w:val="2C2C2C"/>
          <w:spacing w:val="-2"/>
        </w:rPr>
        <w:t>desempeño</w:t>
      </w:r>
      <w:r>
        <w:rPr>
          <w:color w:val="2C2C2C"/>
          <w:spacing w:val="-4"/>
        </w:rPr>
        <w:t xml:space="preserve"> </w:t>
      </w:r>
      <w:r>
        <w:rPr>
          <w:color w:val="2C2C2C"/>
          <w:spacing w:val="-2"/>
        </w:rPr>
        <w:t>utilizando</w:t>
      </w:r>
      <w:r>
        <w:rPr>
          <w:color w:val="2C2C2C"/>
          <w:spacing w:val="-4"/>
        </w:rPr>
        <w:t xml:space="preserve"> </w:t>
      </w:r>
      <w:r>
        <w:rPr>
          <w:color w:val="2C2C2C"/>
          <w:spacing w:val="-2"/>
        </w:rPr>
        <w:t>SLURM</w:t>
      </w:r>
      <w:r>
        <w:rPr>
          <w:color w:val="2C2C2C"/>
          <w:spacing w:val="-4"/>
        </w:rPr>
        <w:t xml:space="preserve"> </w:t>
      </w:r>
      <w:r>
        <w:rPr>
          <w:color w:val="2C2C2C"/>
          <w:spacing w:val="-2"/>
        </w:rPr>
        <w:t xml:space="preserve">para </w:t>
      </w:r>
      <w:r>
        <w:rPr>
          <w:color w:val="2C2C2C"/>
        </w:rPr>
        <w:t>la gestión de trabajos paralelos.</w:t>
      </w:r>
    </w:p>
    <w:p w14:paraId="3C54770B" w14:textId="77777777" w:rsidR="00D733C9" w:rsidRDefault="00D733C9">
      <w:pPr>
        <w:pStyle w:val="Textoindependiente"/>
        <w:spacing w:before="213"/>
      </w:pPr>
    </w:p>
    <w:p w14:paraId="0F67BA3D" w14:textId="77777777" w:rsidR="00D733C9" w:rsidRDefault="00000000">
      <w:pPr>
        <w:pStyle w:val="Ttulo1"/>
        <w:numPr>
          <w:ilvl w:val="0"/>
          <w:numId w:val="7"/>
        </w:numPr>
        <w:tabs>
          <w:tab w:val="left" w:pos="523"/>
        </w:tabs>
        <w:ind w:left="523" w:hanging="358"/>
      </w:pPr>
      <w:bookmarkStart w:id="10" w:name="_bookmark2"/>
      <w:bookmarkEnd w:id="10"/>
      <w:r>
        <w:rPr>
          <w:color w:val="205E99"/>
        </w:rPr>
        <w:t>Dataset</w:t>
      </w:r>
      <w:r>
        <w:rPr>
          <w:color w:val="205E99"/>
          <w:spacing w:val="-12"/>
        </w:rPr>
        <w:t xml:space="preserve"> </w:t>
      </w:r>
      <w:r>
        <w:rPr>
          <w:color w:val="205E99"/>
          <w:spacing w:val="-2"/>
        </w:rPr>
        <w:t>Utilizado</w:t>
      </w:r>
    </w:p>
    <w:p w14:paraId="19607674" w14:textId="77777777" w:rsidR="00D733C9" w:rsidRDefault="00000000">
      <w:pPr>
        <w:pStyle w:val="Textoindependiente"/>
        <w:spacing w:before="330" w:line="312" w:lineRule="auto"/>
        <w:ind w:left="165" w:right="162"/>
        <w:jc w:val="both"/>
      </w:pPr>
      <w:r>
        <w:rPr>
          <w:color w:val="2C2C2C"/>
        </w:rPr>
        <w:t>Se</w:t>
      </w:r>
      <w:r>
        <w:rPr>
          <w:color w:val="2C2C2C"/>
          <w:spacing w:val="-13"/>
        </w:rPr>
        <w:t xml:space="preserve"> </w:t>
      </w:r>
      <w:r>
        <w:rPr>
          <w:color w:val="2C2C2C"/>
        </w:rPr>
        <w:t>utilizó</w:t>
      </w:r>
      <w:r>
        <w:rPr>
          <w:color w:val="2C2C2C"/>
          <w:spacing w:val="-12"/>
        </w:rPr>
        <w:t xml:space="preserve"> </w:t>
      </w:r>
      <w:r>
        <w:rPr>
          <w:color w:val="2C2C2C"/>
        </w:rPr>
        <w:t>el</w:t>
      </w:r>
      <w:r>
        <w:rPr>
          <w:color w:val="2C2C2C"/>
          <w:spacing w:val="-13"/>
        </w:rPr>
        <w:t xml:space="preserve"> </w:t>
      </w:r>
      <w:r>
        <w:rPr>
          <w:color w:val="2C2C2C"/>
        </w:rPr>
        <w:t>Heart</w:t>
      </w:r>
      <w:r>
        <w:rPr>
          <w:color w:val="2C2C2C"/>
          <w:spacing w:val="-12"/>
        </w:rPr>
        <w:t xml:space="preserve"> </w:t>
      </w:r>
      <w:r>
        <w:rPr>
          <w:color w:val="2C2C2C"/>
        </w:rPr>
        <w:t>Disease</w:t>
      </w:r>
      <w:r>
        <w:rPr>
          <w:color w:val="2C2C2C"/>
          <w:spacing w:val="-13"/>
        </w:rPr>
        <w:t xml:space="preserve"> </w:t>
      </w:r>
      <w:r>
        <w:rPr>
          <w:color w:val="2C2C2C"/>
        </w:rPr>
        <w:t>Dataset</w:t>
      </w:r>
      <w:r>
        <w:rPr>
          <w:color w:val="2C2C2C"/>
          <w:spacing w:val="-12"/>
        </w:rPr>
        <w:t xml:space="preserve"> </w:t>
      </w:r>
      <w:r>
        <w:rPr>
          <w:color w:val="2C2C2C"/>
        </w:rPr>
        <w:t>del</w:t>
      </w:r>
      <w:r>
        <w:rPr>
          <w:color w:val="2C2C2C"/>
          <w:spacing w:val="-13"/>
        </w:rPr>
        <w:t xml:space="preserve"> </w:t>
      </w:r>
      <w:r>
        <w:rPr>
          <w:color w:val="2C2C2C"/>
        </w:rPr>
        <w:t>repositorio</w:t>
      </w:r>
      <w:r>
        <w:rPr>
          <w:color w:val="2C2C2C"/>
          <w:spacing w:val="-12"/>
        </w:rPr>
        <w:t xml:space="preserve"> </w:t>
      </w:r>
      <w:r>
        <w:rPr>
          <w:color w:val="2C2C2C"/>
        </w:rPr>
        <w:t>UCI</w:t>
      </w:r>
      <w:r>
        <w:rPr>
          <w:color w:val="2C2C2C"/>
          <w:spacing w:val="-12"/>
        </w:rPr>
        <w:t xml:space="preserve"> </w:t>
      </w:r>
      <w:r>
        <w:rPr>
          <w:color w:val="2C2C2C"/>
        </w:rPr>
        <w:t>Machine</w:t>
      </w:r>
      <w:r>
        <w:rPr>
          <w:color w:val="2C2C2C"/>
          <w:spacing w:val="-13"/>
        </w:rPr>
        <w:t xml:space="preserve"> </w:t>
      </w:r>
      <w:r>
        <w:rPr>
          <w:color w:val="2C2C2C"/>
        </w:rPr>
        <w:t>Learning,</w:t>
      </w:r>
      <w:r>
        <w:rPr>
          <w:color w:val="2C2C2C"/>
          <w:spacing w:val="-12"/>
        </w:rPr>
        <w:t xml:space="preserve"> </w:t>
      </w:r>
      <w:r>
        <w:rPr>
          <w:color w:val="2C2C2C"/>
        </w:rPr>
        <w:t>uno</w:t>
      </w:r>
      <w:r>
        <w:rPr>
          <w:color w:val="2C2C2C"/>
          <w:spacing w:val="-13"/>
        </w:rPr>
        <w:t xml:space="preserve"> </w:t>
      </w:r>
      <w:r>
        <w:rPr>
          <w:color w:val="2C2C2C"/>
        </w:rPr>
        <w:t>de</w:t>
      </w:r>
      <w:r>
        <w:rPr>
          <w:color w:val="2C2C2C"/>
          <w:spacing w:val="-12"/>
        </w:rPr>
        <w:t xml:space="preserve"> </w:t>
      </w:r>
      <w:r>
        <w:rPr>
          <w:color w:val="2C2C2C"/>
        </w:rPr>
        <w:t>los</w:t>
      </w:r>
      <w:r>
        <w:rPr>
          <w:color w:val="2C2C2C"/>
          <w:spacing w:val="-13"/>
        </w:rPr>
        <w:t xml:space="preserve"> </w:t>
      </w:r>
      <w:r>
        <w:rPr>
          <w:color w:val="2C2C2C"/>
        </w:rPr>
        <w:t>conjuntos</w:t>
      </w:r>
      <w:r>
        <w:rPr>
          <w:color w:val="2C2C2C"/>
          <w:spacing w:val="-12"/>
        </w:rPr>
        <w:t xml:space="preserve"> </w:t>
      </w:r>
      <w:r>
        <w:rPr>
          <w:color w:val="2C2C2C"/>
        </w:rPr>
        <w:t>de</w:t>
      </w:r>
      <w:r>
        <w:rPr>
          <w:color w:val="2C2C2C"/>
          <w:spacing w:val="-12"/>
        </w:rPr>
        <w:t xml:space="preserve"> </w:t>
      </w:r>
      <w:r>
        <w:rPr>
          <w:color w:val="2C2C2C"/>
        </w:rPr>
        <w:t>datos más</w:t>
      </w:r>
      <w:r>
        <w:rPr>
          <w:color w:val="2C2C2C"/>
          <w:spacing w:val="-13"/>
        </w:rPr>
        <w:t xml:space="preserve"> </w:t>
      </w:r>
      <w:r>
        <w:rPr>
          <w:color w:val="2C2C2C"/>
        </w:rPr>
        <w:t>empleados</w:t>
      </w:r>
      <w:r>
        <w:rPr>
          <w:color w:val="2C2C2C"/>
          <w:spacing w:val="-12"/>
        </w:rPr>
        <w:t xml:space="preserve"> </w:t>
      </w:r>
      <w:r>
        <w:rPr>
          <w:color w:val="2C2C2C"/>
        </w:rPr>
        <w:t>en</w:t>
      </w:r>
      <w:r>
        <w:rPr>
          <w:color w:val="2C2C2C"/>
          <w:spacing w:val="-13"/>
        </w:rPr>
        <w:t xml:space="preserve"> </w:t>
      </w:r>
      <w:r>
        <w:rPr>
          <w:color w:val="2C2C2C"/>
        </w:rPr>
        <w:t>la</w:t>
      </w:r>
      <w:r>
        <w:rPr>
          <w:color w:val="2C2C2C"/>
          <w:spacing w:val="-12"/>
        </w:rPr>
        <w:t xml:space="preserve"> </w:t>
      </w:r>
      <w:r>
        <w:rPr>
          <w:color w:val="2C2C2C"/>
        </w:rPr>
        <w:t>literatura</w:t>
      </w:r>
      <w:r>
        <w:rPr>
          <w:color w:val="2C2C2C"/>
          <w:spacing w:val="-13"/>
        </w:rPr>
        <w:t xml:space="preserve"> </w:t>
      </w:r>
      <w:r>
        <w:rPr>
          <w:color w:val="2C2C2C"/>
        </w:rPr>
        <w:t>de</w:t>
      </w:r>
      <w:r>
        <w:rPr>
          <w:color w:val="2C2C2C"/>
          <w:spacing w:val="-12"/>
        </w:rPr>
        <w:t xml:space="preserve"> </w:t>
      </w:r>
      <w:r>
        <w:rPr>
          <w:color w:val="2C2C2C"/>
        </w:rPr>
        <w:t>aprendizaje</w:t>
      </w:r>
      <w:r>
        <w:rPr>
          <w:color w:val="2C2C2C"/>
          <w:spacing w:val="-13"/>
        </w:rPr>
        <w:t xml:space="preserve"> </w:t>
      </w:r>
      <w:r>
        <w:rPr>
          <w:color w:val="2C2C2C"/>
        </w:rPr>
        <w:t>automático</w:t>
      </w:r>
      <w:r>
        <w:rPr>
          <w:color w:val="2C2C2C"/>
          <w:spacing w:val="-12"/>
        </w:rPr>
        <w:t xml:space="preserve"> </w:t>
      </w:r>
      <w:r>
        <w:rPr>
          <w:color w:val="2C2C2C"/>
        </w:rPr>
        <w:t>para</w:t>
      </w:r>
      <w:r>
        <w:rPr>
          <w:color w:val="2C2C2C"/>
          <w:spacing w:val="-12"/>
        </w:rPr>
        <w:t xml:space="preserve"> </w:t>
      </w:r>
      <w:r>
        <w:rPr>
          <w:color w:val="2C2C2C"/>
        </w:rPr>
        <w:t>problemas</w:t>
      </w:r>
      <w:r>
        <w:rPr>
          <w:color w:val="2C2C2C"/>
          <w:spacing w:val="-13"/>
        </w:rPr>
        <w:t xml:space="preserve"> </w:t>
      </w:r>
      <w:r>
        <w:rPr>
          <w:color w:val="2C2C2C"/>
        </w:rPr>
        <w:t>de</w:t>
      </w:r>
      <w:r>
        <w:rPr>
          <w:color w:val="2C2C2C"/>
          <w:spacing w:val="-12"/>
        </w:rPr>
        <w:t xml:space="preserve"> </w:t>
      </w:r>
      <w:r>
        <w:rPr>
          <w:color w:val="2C2C2C"/>
        </w:rPr>
        <w:t>clasificación</w:t>
      </w:r>
      <w:r>
        <w:rPr>
          <w:color w:val="2C2C2C"/>
          <w:spacing w:val="-12"/>
        </w:rPr>
        <w:t xml:space="preserve"> </w:t>
      </w:r>
      <w:r>
        <w:rPr>
          <w:color w:val="2C2C2C"/>
        </w:rPr>
        <w:t>médica.</w:t>
      </w:r>
      <w:r>
        <w:rPr>
          <w:color w:val="2C2C2C"/>
          <w:spacing w:val="-13"/>
        </w:rPr>
        <w:t xml:space="preserve"> </w:t>
      </w:r>
      <w:r>
        <w:rPr>
          <w:color w:val="2C2C2C"/>
        </w:rPr>
        <w:t>Las características principales del dataset son las siguientes:</w:t>
      </w:r>
    </w:p>
    <w:p w14:paraId="24ACEDC6" w14:textId="77777777" w:rsidR="00D733C9" w:rsidRDefault="00000000">
      <w:pPr>
        <w:pStyle w:val="Prrafodelista"/>
        <w:numPr>
          <w:ilvl w:val="0"/>
          <w:numId w:val="6"/>
        </w:numPr>
        <w:tabs>
          <w:tab w:val="left" w:pos="885"/>
        </w:tabs>
        <w:spacing w:before="201"/>
      </w:pPr>
      <w:r>
        <w:rPr>
          <w:color w:val="2C2C2C"/>
        </w:rPr>
        <w:t>303</w:t>
      </w:r>
      <w:r>
        <w:rPr>
          <w:color w:val="2C2C2C"/>
          <w:spacing w:val="-6"/>
        </w:rPr>
        <w:t xml:space="preserve"> </w:t>
      </w:r>
      <w:r>
        <w:rPr>
          <w:color w:val="2C2C2C"/>
        </w:rPr>
        <w:t>registros</w:t>
      </w:r>
      <w:r>
        <w:rPr>
          <w:color w:val="2C2C2C"/>
          <w:spacing w:val="-6"/>
        </w:rPr>
        <w:t xml:space="preserve"> </w:t>
      </w:r>
      <w:r>
        <w:rPr>
          <w:color w:val="2C2C2C"/>
        </w:rPr>
        <w:t>de</w:t>
      </w:r>
      <w:r>
        <w:rPr>
          <w:color w:val="2C2C2C"/>
          <w:spacing w:val="-6"/>
        </w:rPr>
        <w:t xml:space="preserve"> </w:t>
      </w:r>
      <w:r>
        <w:rPr>
          <w:color w:val="2C2C2C"/>
          <w:spacing w:val="-2"/>
        </w:rPr>
        <w:t>pacientes.</w:t>
      </w:r>
    </w:p>
    <w:p w14:paraId="192A9029" w14:textId="77777777" w:rsidR="00D733C9" w:rsidRDefault="00D733C9">
      <w:pPr>
        <w:pStyle w:val="Textoindependiente"/>
        <w:spacing w:before="12"/>
      </w:pPr>
    </w:p>
    <w:p w14:paraId="10E93676" w14:textId="77777777" w:rsidR="00D733C9" w:rsidRDefault="00000000">
      <w:pPr>
        <w:pStyle w:val="Prrafodelista"/>
        <w:numPr>
          <w:ilvl w:val="0"/>
          <w:numId w:val="6"/>
        </w:numPr>
        <w:tabs>
          <w:tab w:val="left" w:pos="885"/>
        </w:tabs>
      </w:pPr>
      <w:r>
        <w:rPr>
          <w:color w:val="2C2C2C"/>
        </w:rPr>
        <w:t>13</w:t>
      </w:r>
      <w:r>
        <w:rPr>
          <w:color w:val="2C2C2C"/>
          <w:spacing w:val="-6"/>
        </w:rPr>
        <w:t xml:space="preserve"> </w:t>
      </w:r>
      <w:r>
        <w:rPr>
          <w:color w:val="2C2C2C"/>
        </w:rPr>
        <w:t>variables</w:t>
      </w:r>
      <w:r>
        <w:rPr>
          <w:color w:val="2C2C2C"/>
          <w:spacing w:val="-4"/>
        </w:rPr>
        <w:t xml:space="preserve"> </w:t>
      </w:r>
      <w:r>
        <w:rPr>
          <w:color w:val="2C2C2C"/>
        </w:rPr>
        <w:t>clínicas</w:t>
      </w:r>
      <w:r>
        <w:rPr>
          <w:color w:val="2C2C2C"/>
          <w:spacing w:val="-7"/>
        </w:rPr>
        <w:t xml:space="preserve"> </w:t>
      </w:r>
      <w:r>
        <w:rPr>
          <w:color w:val="2C2C2C"/>
        </w:rPr>
        <w:t>de</w:t>
      </w:r>
      <w:r>
        <w:rPr>
          <w:color w:val="2C2C2C"/>
          <w:spacing w:val="-5"/>
        </w:rPr>
        <w:t xml:space="preserve"> </w:t>
      </w:r>
      <w:r>
        <w:rPr>
          <w:color w:val="2C2C2C"/>
          <w:spacing w:val="-2"/>
        </w:rPr>
        <w:t>entrada.</w:t>
      </w:r>
    </w:p>
    <w:p w14:paraId="5DDAFDDE" w14:textId="77777777" w:rsidR="00D733C9" w:rsidRDefault="00D733C9">
      <w:pPr>
        <w:pStyle w:val="Textoindependiente"/>
        <w:spacing w:before="11"/>
      </w:pPr>
    </w:p>
    <w:p w14:paraId="354A25E9" w14:textId="77777777" w:rsidR="00D733C9" w:rsidRDefault="00000000">
      <w:pPr>
        <w:pStyle w:val="Prrafodelista"/>
        <w:numPr>
          <w:ilvl w:val="0"/>
          <w:numId w:val="6"/>
        </w:numPr>
        <w:tabs>
          <w:tab w:val="left" w:pos="885"/>
        </w:tabs>
      </w:pPr>
      <w:r>
        <w:rPr>
          <w:color w:val="2C2C2C"/>
        </w:rPr>
        <w:t>1</w:t>
      </w:r>
      <w:r>
        <w:rPr>
          <w:color w:val="2C2C2C"/>
          <w:spacing w:val="-6"/>
        </w:rPr>
        <w:t xml:space="preserve"> </w:t>
      </w:r>
      <w:r>
        <w:rPr>
          <w:color w:val="2C2C2C"/>
        </w:rPr>
        <w:t>variable</w:t>
      </w:r>
      <w:r>
        <w:rPr>
          <w:color w:val="2C2C2C"/>
          <w:spacing w:val="-7"/>
        </w:rPr>
        <w:t xml:space="preserve"> </w:t>
      </w:r>
      <w:r>
        <w:rPr>
          <w:color w:val="2C2C2C"/>
        </w:rPr>
        <w:t>objetivo</w:t>
      </w:r>
      <w:r>
        <w:rPr>
          <w:color w:val="2C2C2C"/>
          <w:spacing w:val="-4"/>
        </w:rPr>
        <w:t xml:space="preserve"> </w:t>
      </w:r>
      <w:r>
        <w:rPr>
          <w:color w:val="2C2C2C"/>
        </w:rPr>
        <w:t>de</w:t>
      </w:r>
      <w:r>
        <w:rPr>
          <w:color w:val="2C2C2C"/>
          <w:spacing w:val="-8"/>
        </w:rPr>
        <w:t xml:space="preserve"> </w:t>
      </w:r>
      <w:r>
        <w:rPr>
          <w:color w:val="2C2C2C"/>
        </w:rPr>
        <w:t>clasificación</w:t>
      </w:r>
      <w:r>
        <w:rPr>
          <w:color w:val="2C2C2C"/>
          <w:spacing w:val="-9"/>
        </w:rPr>
        <w:t xml:space="preserve"> </w:t>
      </w:r>
      <w:r>
        <w:rPr>
          <w:color w:val="2C2C2C"/>
        </w:rPr>
        <w:t>binaria</w:t>
      </w:r>
      <w:r>
        <w:rPr>
          <w:color w:val="2C2C2C"/>
          <w:spacing w:val="-5"/>
        </w:rPr>
        <w:t xml:space="preserve"> </w:t>
      </w:r>
      <w:r>
        <w:rPr>
          <w:color w:val="2C2C2C"/>
        </w:rPr>
        <w:t>(presencia</w:t>
      </w:r>
      <w:r>
        <w:rPr>
          <w:color w:val="2C2C2C"/>
          <w:spacing w:val="-8"/>
        </w:rPr>
        <w:t xml:space="preserve"> </w:t>
      </w:r>
      <w:r>
        <w:rPr>
          <w:color w:val="2C2C2C"/>
        </w:rPr>
        <w:t>o</w:t>
      </w:r>
      <w:r>
        <w:rPr>
          <w:color w:val="2C2C2C"/>
          <w:spacing w:val="-4"/>
        </w:rPr>
        <w:t xml:space="preserve"> </w:t>
      </w:r>
      <w:r>
        <w:rPr>
          <w:color w:val="2C2C2C"/>
        </w:rPr>
        <w:t>ausencia</w:t>
      </w:r>
      <w:r>
        <w:rPr>
          <w:color w:val="2C2C2C"/>
          <w:spacing w:val="-6"/>
        </w:rPr>
        <w:t xml:space="preserve"> </w:t>
      </w:r>
      <w:r>
        <w:rPr>
          <w:color w:val="2C2C2C"/>
        </w:rPr>
        <w:t>de</w:t>
      </w:r>
      <w:r>
        <w:rPr>
          <w:color w:val="2C2C2C"/>
          <w:spacing w:val="-7"/>
        </w:rPr>
        <w:t xml:space="preserve"> </w:t>
      </w:r>
      <w:r>
        <w:rPr>
          <w:color w:val="2C2C2C"/>
        </w:rPr>
        <w:t>enfermedad</w:t>
      </w:r>
      <w:r>
        <w:rPr>
          <w:color w:val="2C2C2C"/>
          <w:spacing w:val="-9"/>
        </w:rPr>
        <w:t xml:space="preserve"> </w:t>
      </w:r>
      <w:r>
        <w:rPr>
          <w:color w:val="2C2C2C"/>
          <w:spacing w:val="-2"/>
        </w:rPr>
        <w:t>cardíaca).</w:t>
      </w:r>
    </w:p>
    <w:p w14:paraId="789D2393" w14:textId="77777777" w:rsidR="00D733C9" w:rsidRDefault="00D733C9">
      <w:pPr>
        <w:pStyle w:val="Textoindependiente"/>
        <w:spacing w:before="12"/>
      </w:pPr>
    </w:p>
    <w:p w14:paraId="3F6AA6A1" w14:textId="77777777" w:rsidR="00D733C9" w:rsidRDefault="00000000">
      <w:pPr>
        <w:pStyle w:val="Textoindependiente"/>
        <w:ind w:left="165"/>
        <w:jc w:val="both"/>
      </w:pPr>
      <w:r>
        <w:rPr>
          <w:color w:val="2C2C2C"/>
        </w:rPr>
        <w:t>Las</w:t>
      </w:r>
      <w:r>
        <w:rPr>
          <w:color w:val="2C2C2C"/>
          <w:spacing w:val="-6"/>
        </w:rPr>
        <w:t xml:space="preserve"> </w:t>
      </w:r>
      <w:r>
        <w:rPr>
          <w:color w:val="2C2C2C"/>
        </w:rPr>
        <w:t>variables</w:t>
      </w:r>
      <w:r>
        <w:rPr>
          <w:color w:val="2C2C2C"/>
          <w:spacing w:val="-7"/>
        </w:rPr>
        <w:t xml:space="preserve"> </w:t>
      </w:r>
      <w:r>
        <w:rPr>
          <w:color w:val="2C2C2C"/>
        </w:rPr>
        <w:t>clínicas</w:t>
      </w:r>
      <w:r>
        <w:rPr>
          <w:color w:val="2C2C2C"/>
          <w:spacing w:val="-4"/>
        </w:rPr>
        <w:t xml:space="preserve"> </w:t>
      </w:r>
      <w:r>
        <w:rPr>
          <w:color w:val="2C2C2C"/>
        </w:rPr>
        <w:t>incluidas</w:t>
      </w:r>
      <w:r>
        <w:rPr>
          <w:color w:val="2C2C2C"/>
          <w:spacing w:val="-4"/>
        </w:rPr>
        <w:t xml:space="preserve"> </w:t>
      </w:r>
      <w:r>
        <w:rPr>
          <w:color w:val="2C2C2C"/>
        </w:rPr>
        <w:t>en</w:t>
      </w:r>
      <w:r>
        <w:rPr>
          <w:color w:val="2C2C2C"/>
          <w:spacing w:val="-5"/>
        </w:rPr>
        <w:t xml:space="preserve"> </w:t>
      </w:r>
      <w:r>
        <w:rPr>
          <w:color w:val="2C2C2C"/>
        </w:rPr>
        <w:t>el</w:t>
      </w:r>
      <w:r>
        <w:rPr>
          <w:color w:val="2C2C2C"/>
          <w:spacing w:val="-6"/>
        </w:rPr>
        <w:t xml:space="preserve"> </w:t>
      </w:r>
      <w:r>
        <w:rPr>
          <w:color w:val="2C2C2C"/>
        </w:rPr>
        <w:t>análisis</w:t>
      </w:r>
      <w:r>
        <w:rPr>
          <w:color w:val="2C2C2C"/>
          <w:spacing w:val="-4"/>
        </w:rPr>
        <w:t xml:space="preserve"> </w:t>
      </w:r>
      <w:r>
        <w:rPr>
          <w:color w:val="2C2C2C"/>
        </w:rPr>
        <w:t>son</w:t>
      </w:r>
      <w:r>
        <w:rPr>
          <w:color w:val="2C2C2C"/>
          <w:spacing w:val="-5"/>
        </w:rPr>
        <w:t xml:space="preserve"> </w:t>
      </w:r>
      <w:r>
        <w:rPr>
          <w:color w:val="2C2C2C"/>
        </w:rPr>
        <w:t>las</w:t>
      </w:r>
      <w:r>
        <w:rPr>
          <w:color w:val="2C2C2C"/>
          <w:spacing w:val="-3"/>
        </w:rPr>
        <w:t xml:space="preserve"> </w:t>
      </w:r>
      <w:r>
        <w:rPr>
          <w:color w:val="2C2C2C"/>
          <w:spacing w:val="-2"/>
        </w:rPr>
        <w:t>siguientes:</w:t>
      </w:r>
    </w:p>
    <w:p w14:paraId="79873B70" w14:textId="77777777" w:rsidR="00D733C9" w:rsidRDefault="00D733C9">
      <w:pPr>
        <w:pStyle w:val="Textoindependiente"/>
        <w:spacing w:before="13"/>
      </w:pPr>
    </w:p>
    <w:p w14:paraId="5400266E" w14:textId="77777777" w:rsidR="00D733C9" w:rsidRDefault="00000000">
      <w:pPr>
        <w:pStyle w:val="Prrafodelista"/>
        <w:numPr>
          <w:ilvl w:val="0"/>
          <w:numId w:val="6"/>
        </w:numPr>
        <w:tabs>
          <w:tab w:val="left" w:pos="885"/>
        </w:tabs>
      </w:pPr>
      <w:r>
        <w:rPr>
          <w:color w:val="2C2C2C"/>
        </w:rPr>
        <w:t>Edad</w:t>
      </w:r>
      <w:r>
        <w:rPr>
          <w:color w:val="2C2C2C"/>
          <w:spacing w:val="-4"/>
        </w:rPr>
        <w:t xml:space="preserve"> </w:t>
      </w:r>
      <w:r>
        <w:rPr>
          <w:color w:val="2C2C2C"/>
        </w:rPr>
        <w:t>del</w:t>
      </w:r>
      <w:r>
        <w:rPr>
          <w:color w:val="2C2C2C"/>
          <w:spacing w:val="-2"/>
        </w:rPr>
        <w:t xml:space="preserve"> paciente.</w:t>
      </w:r>
    </w:p>
    <w:p w14:paraId="24CF35C9" w14:textId="77777777" w:rsidR="00D733C9" w:rsidRDefault="00D733C9">
      <w:pPr>
        <w:pStyle w:val="Textoindependiente"/>
        <w:spacing w:before="12"/>
      </w:pPr>
    </w:p>
    <w:p w14:paraId="3C4F221B" w14:textId="77777777" w:rsidR="00D733C9" w:rsidRDefault="00000000">
      <w:pPr>
        <w:pStyle w:val="Prrafodelista"/>
        <w:numPr>
          <w:ilvl w:val="0"/>
          <w:numId w:val="6"/>
        </w:numPr>
        <w:tabs>
          <w:tab w:val="left" w:pos="885"/>
        </w:tabs>
      </w:pPr>
      <w:r>
        <w:rPr>
          <w:color w:val="2C2C2C"/>
        </w:rPr>
        <w:t>Presión</w:t>
      </w:r>
      <w:r>
        <w:rPr>
          <w:color w:val="2C2C2C"/>
          <w:spacing w:val="-5"/>
        </w:rPr>
        <w:t xml:space="preserve"> </w:t>
      </w:r>
      <w:r>
        <w:rPr>
          <w:color w:val="2C2C2C"/>
        </w:rPr>
        <w:t>arterial</w:t>
      </w:r>
      <w:r>
        <w:rPr>
          <w:color w:val="2C2C2C"/>
          <w:spacing w:val="-7"/>
        </w:rPr>
        <w:t xml:space="preserve"> </w:t>
      </w:r>
      <w:r>
        <w:rPr>
          <w:color w:val="2C2C2C"/>
        </w:rPr>
        <w:t>en</w:t>
      </w:r>
      <w:r>
        <w:rPr>
          <w:color w:val="2C2C2C"/>
          <w:spacing w:val="-3"/>
        </w:rPr>
        <w:t xml:space="preserve"> </w:t>
      </w:r>
      <w:r>
        <w:rPr>
          <w:color w:val="2C2C2C"/>
          <w:spacing w:val="-2"/>
        </w:rPr>
        <w:t>reposo.</w:t>
      </w:r>
    </w:p>
    <w:p w14:paraId="42DC4797" w14:textId="77777777" w:rsidR="00D733C9" w:rsidRDefault="00D733C9">
      <w:pPr>
        <w:pStyle w:val="Textoindependiente"/>
        <w:spacing w:before="12"/>
      </w:pPr>
    </w:p>
    <w:p w14:paraId="17B34745" w14:textId="77777777" w:rsidR="00D733C9" w:rsidRDefault="00000000">
      <w:pPr>
        <w:pStyle w:val="Prrafodelista"/>
        <w:numPr>
          <w:ilvl w:val="0"/>
          <w:numId w:val="6"/>
        </w:numPr>
        <w:tabs>
          <w:tab w:val="left" w:pos="885"/>
        </w:tabs>
        <w:spacing w:before="1"/>
      </w:pPr>
      <w:r>
        <w:rPr>
          <w:color w:val="2C2C2C"/>
          <w:spacing w:val="-2"/>
        </w:rPr>
        <w:t>Colesterol</w:t>
      </w:r>
      <w:r>
        <w:rPr>
          <w:color w:val="2C2C2C"/>
          <w:spacing w:val="4"/>
        </w:rPr>
        <w:t xml:space="preserve"> </w:t>
      </w:r>
      <w:r>
        <w:rPr>
          <w:color w:val="2C2C2C"/>
          <w:spacing w:val="-2"/>
        </w:rPr>
        <w:t>sérico.</w:t>
      </w:r>
    </w:p>
    <w:p w14:paraId="53C1EC9F" w14:textId="77777777" w:rsidR="00D733C9" w:rsidRDefault="00D733C9">
      <w:pPr>
        <w:pStyle w:val="Prrafodelista"/>
        <w:sectPr w:rsidR="00D733C9">
          <w:footerReference w:type="default" r:id="rId14"/>
          <w:pgSz w:w="11910" w:h="16840"/>
          <w:pgMar w:top="1920" w:right="1275" w:bottom="940" w:left="1275" w:header="0" w:footer="743" w:gutter="0"/>
          <w:pgNumType w:start="3"/>
          <w:cols w:space="720"/>
        </w:sectPr>
      </w:pPr>
    </w:p>
    <w:p w14:paraId="519F5F56" w14:textId="77777777" w:rsidR="00D733C9" w:rsidRDefault="00000000">
      <w:pPr>
        <w:pStyle w:val="Prrafodelista"/>
        <w:numPr>
          <w:ilvl w:val="0"/>
          <w:numId w:val="6"/>
        </w:numPr>
        <w:tabs>
          <w:tab w:val="left" w:pos="885"/>
        </w:tabs>
        <w:spacing w:before="41"/>
      </w:pPr>
      <w:r>
        <w:rPr>
          <w:color w:val="2C2C2C"/>
        </w:rPr>
        <w:lastRenderedPageBreak/>
        <w:t>Frecuencia</w:t>
      </w:r>
      <w:r>
        <w:rPr>
          <w:color w:val="2C2C2C"/>
          <w:spacing w:val="-9"/>
        </w:rPr>
        <w:t xml:space="preserve"> </w:t>
      </w:r>
      <w:r>
        <w:rPr>
          <w:color w:val="2C2C2C"/>
        </w:rPr>
        <w:t>cardíaca</w:t>
      </w:r>
      <w:r>
        <w:rPr>
          <w:color w:val="2C2C2C"/>
          <w:spacing w:val="-8"/>
        </w:rPr>
        <w:t xml:space="preserve"> </w:t>
      </w:r>
      <w:r>
        <w:rPr>
          <w:color w:val="2C2C2C"/>
        </w:rPr>
        <w:t>máxima</w:t>
      </w:r>
      <w:r>
        <w:rPr>
          <w:color w:val="2C2C2C"/>
          <w:spacing w:val="-8"/>
        </w:rPr>
        <w:t xml:space="preserve"> </w:t>
      </w:r>
      <w:r>
        <w:rPr>
          <w:color w:val="2C2C2C"/>
          <w:spacing w:val="-2"/>
        </w:rPr>
        <w:t>alcanzada.</w:t>
      </w:r>
    </w:p>
    <w:p w14:paraId="6A193C55" w14:textId="77777777" w:rsidR="00D733C9" w:rsidRDefault="00D733C9">
      <w:pPr>
        <w:pStyle w:val="Textoindependiente"/>
        <w:spacing w:before="12"/>
      </w:pPr>
    </w:p>
    <w:p w14:paraId="652C7DC4" w14:textId="77777777" w:rsidR="00D733C9" w:rsidRDefault="00000000">
      <w:pPr>
        <w:pStyle w:val="Prrafodelista"/>
        <w:numPr>
          <w:ilvl w:val="0"/>
          <w:numId w:val="6"/>
        </w:numPr>
        <w:tabs>
          <w:tab w:val="left" w:pos="885"/>
        </w:tabs>
        <w:spacing w:before="1"/>
      </w:pPr>
      <w:r>
        <w:rPr>
          <w:color w:val="2C2C2C"/>
        </w:rPr>
        <w:t>Tipo</w:t>
      </w:r>
      <w:r>
        <w:rPr>
          <w:color w:val="2C2C2C"/>
          <w:spacing w:val="-5"/>
        </w:rPr>
        <w:t xml:space="preserve"> </w:t>
      </w:r>
      <w:r>
        <w:rPr>
          <w:color w:val="2C2C2C"/>
        </w:rPr>
        <w:t>de</w:t>
      </w:r>
      <w:r>
        <w:rPr>
          <w:color w:val="2C2C2C"/>
          <w:spacing w:val="-7"/>
        </w:rPr>
        <w:t xml:space="preserve"> </w:t>
      </w:r>
      <w:r>
        <w:rPr>
          <w:color w:val="2C2C2C"/>
        </w:rPr>
        <w:t>dolor</w:t>
      </w:r>
      <w:r>
        <w:rPr>
          <w:color w:val="2C2C2C"/>
          <w:spacing w:val="-4"/>
        </w:rPr>
        <w:t xml:space="preserve"> </w:t>
      </w:r>
      <w:r>
        <w:rPr>
          <w:color w:val="2C2C2C"/>
        </w:rPr>
        <w:t>torácico</w:t>
      </w:r>
      <w:r>
        <w:rPr>
          <w:color w:val="2C2C2C"/>
          <w:spacing w:val="-4"/>
        </w:rPr>
        <w:t xml:space="preserve"> </w:t>
      </w:r>
      <w:r>
        <w:rPr>
          <w:color w:val="2C2C2C"/>
        </w:rPr>
        <w:t>(4</w:t>
      </w:r>
      <w:r>
        <w:rPr>
          <w:color w:val="2C2C2C"/>
          <w:spacing w:val="-4"/>
        </w:rPr>
        <w:t xml:space="preserve"> </w:t>
      </w:r>
      <w:r>
        <w:rPr>
          <w:color w:val="2C2C2C"/>
          <w:spacing w:val="-2"/>
        </w:rPr>
        <w:t>categorías).</w:t>
      </w:r>
    </w:p>
    <w:p w14:paraId="76E1AFD3" w14:textId="77777777" w:rsidR="00D733C9" w:rsidRDefault="00D733C9">
      <w:pPr>
        <w:pStyle w:val="Textoindependiente"/>
        <w:spacing w:before="12"/>
      </w:pPr>
    </w:p>
    <w:p w14:paraId="4B2339DF" w14:textId="77777777" w:rsidR="00D733C9" w:rsidRDefault="00000000">
      <w:pPr>
        <w:pStyle w:val="Prrafodelista"/>
        <w:numPr>
          <w:ilvl w:val="0"/>
          <w:numId w:val="6"/>
        </w:numPr>
        <w:tabs>
          <w:tab w:val="left" w:pos="885"/>
        </w:tabs>
        <w:spacing w:line="312" w:lineRule="auto"/>
        <w:ind w:right="165"/>
        <w:jc w:val="both"/>
      </w:pPr>
      <w:r>
        <w:rPr>
          <w:color w:val="2C2C2C"/>
        </w:rPr>
        <w:t>Sexo, glucosa en ayunas, electrocardiograma en reposo, angina inducida por ejercicio, depresión del segmento ST, pendiente del segmento ST, número de vasos principales coloreados por fluoroscopia, y talasemia.</w:t>
      </w:r>
    </w:p>
    <w:p w14:paraId="2170028B" w14:textId="77777777" w:rsidR="00D733C9" w:rsidRDefault="00000000">
      <w:pPr>
        <w:pStyle w:val="Textoindependiente"/>
        <w:spacing w:before="198"/>
        <w:ind w:left="165"/>
        <w:jc w:val="both"/>
      </w:pPr>
      <w:r>
        <w:rPr>
          <w:color w:val="2C2C2C"/>
        </w:rPr>
        <w:t>El</w:t>
      </w:r>
      <w:r>
        <w:rPr>
          <w:color w:val="2C2C2C"/>
          <w:spacing w:val="-6"/>
        </w:rPr>
        <w:t xml:space="preserve"> </w:t>
      </w:r>
      <w:r>
        <w:rPr>
          <w:color w:val="2C2C2C"/>
        </w:rPr>
        <w:t>dataset</w:t>
      </w:r>
      <w:r>
        <w:rPr>
          <w:color w:val="2C2C2C"/>
          <w:spacing w:val="-6"/>
        </w:rPr>
        <w:t xml:space="preserve"> </w:t>
      </w:r>
      <w:r>
        <w:rPr>
          <w:color w:val="2C2C2C"/>
        </w:rPr>
        <w:t>fue</w:t>
      </w:r>
      <w:r>
        <w:rPr>
          <w:color w:val="2C2C2C"/>
          <w:spacing w:val="-6"/>
        </w:rPr>
        <w:t xml:space="preserve"> </w:t>
      </w:r>
      <w:r>
        <w:rPr>
          <w:color w:val="2C2C2C"/>
        </w:rPr>
        <w:t>dividido</w:t>
      </w:r>
      <w:r>
        <w:rPr>
          <w:color w:val="2C2C2C"/>
          <w:spacing w:val="-5"/>
        </w:rPr>
        <w:t xml:space="preserve"> </w:t>
      </w:r>
      <w:r>
        <w:rPr>
          <w:color w:val="2C2C2C"/>
        </w:rPr>
        <w:t>siguiendo</w:t>
      </w:r>
      <w:r>
        <w:rPr>
          <w:color w:val="2C2C2C"/>
          <w:spacing w:val="-5"/>
        </w:rPr>
        <w:t xml:space="preserve"> </w:t>
      </w:r>
      <w:r>
        <w:rPr>
          <w:color w:val="2C2C2C"/>
        </w:rPr>
        <w:t>la</w:t>
      </w:r>
      <w:r>
        <w:rPr>
          <w:color w:val="2C2C2C"/>
          <w:spacing w:val="-6"/>
        </w:rPr>
        <w:t xml:space="preserve"> </w:t>
      </w:r>
      <w:r>
        <w:rPr>
          <w:color w:val="2C2C2C"/>
        </w:rPr>
        <w:t>metodología</w:t>
      </w:r>
      <w:r>
        <w:rPr>
          <w:color w:val="2C2C2C"/>
          <w:spacing w:val="-6"/>
        </w:rPr>
        <w:t xml:space="preserve"> </w:t>
      </w:r>
      <w:r>
        <w:rPr>
          <w:color w:val="2C2C2C"/>
        </w:rPr>
        <w:t>estándar</w:t>
      </w:r>
      <w:r>
        <w:rPr>
          <w:color w:val="2C2C2C"/>
          <w:spacing w:val="-6"/>
        </w:rPr>
        <w:t xml:space="preserve"> </w:t>
      </w:r>
      <w:r>
        <w:rPr>
          <w:color w:val="2C2C2C"/>
        </w:rPr>
        <w:t>de</w:t>
      </w:r>
      <w:r>
        <w:rPr>
          <w:color w:val="2C2C2C"/>
          <w:spacing w:val="-5"/>
        </w:rPr>
        <w:t xml:space="preserve"> </w:t>
      </w:r>
      <w:r>
        <w:rPr>
          <w:color w:val="2C2C2C"/>
          <w:spacing w:val="-2"/>
        </w:rPr>
        <w:t>validación:</w:t>
      </w:r>
    </w:p>
    <w:p w14:paraId="611E62DD" w14:textId="77777777" w:rsidR="00D733C9" w:rsidRDefault="00D733C9">
      <w:pPr>
        <w:pStyle w:val="Textoindependiente"/>
        <w:spacing w:before="13"/>
      </w:pPr>
    </w:p>
    <w:p w14:paraId="65C3A65A" w14:textId="16B9C16E" w:rsidR="00D733C9" w:rsidRDefault="00D17072">
      <w:pPr>
        <w:pStyle w:val="Prrafodelista"/>
        <w:numPr>
          <w:ilvl w:val="0"/>
          <w:numId w:val="6"/>
        </w:numPr>
        <w:tabs>
          <w:tab w:val="left" w:pos="885"/>
        </w:tabs>
      </w:pPr>
      <w:ins w:id="11" w:author="Palacios, Piero (CIP)" w:date="2026-05-12T20:51:00Z" w16du:dateUtc="2026-05-13T01:51:00Z">
        <w:r w:rsidRPr="00D17072">
          <w:rPr>
            <w:color w:val="2C2C2C"/>
          </w:rPr>
          <w:t>8</w:t>
        </w:r>
      </w:ins>
      <w:del w:id="12" w:author="Palacios, Piero (CIP)" w:date="2026-05-12T20:51:00Z" w16du:dateUtc="2026-05-13T01:51:00Z">
        <w:r w:rsidR="00000000" w:rsidRPr="00D17072" w:rsidDel="00D17072">
          <w:rPr>
            <w:color w:val="2C2C2C"/>
          </w:rPr>
          <w:delText>7</w:delText>
        </w:r>
      </w:del>
      <w:r w:rsidR="00000000" w:rsidRPr="00D17072">
        <w:rPr>
          <w:color w:val="2C2C2C"/>
        </w:rPr>
        <w:t>0</w:t>
      </w:r>
      <w:r w:rsidR="00000000">
        <w:rPr>
          <w:color w:val="2C2C2C"/>
        </w:rPr>
        <w:t>%</w:t>
      </w:r>
      <w:r w:rsidR="00000000">
        <w:rPr>
          <w:color w:val="2C2C2C"/>
          <w:spacing w:val="-3"/>
        </w:rPr>
        <w:t xml:space="preserve"> </w:t>
      </w:r>
      <w:r w:rsidR="00000000">
        <w:rPr>
          <w:color w:val="2C2C2C"/>
        </w:rPr>
        <w:t>de</w:t>
      </w:r>
      <w:r w:rsidR="00000000">
        <w:rPr>
          <w:color w:val="2C2C2C"/>
          <w:spacing w:val="-4"/>
        </w:rPr>
        <w:t xml:space="preserve"> </w:t>
      </w:r>
      <w:r w:rsidR="00000000">
        <w:rPr>
          <w:color w:val="2C2C2C"/>
        </w:rPr>
        <w:t>los</w:t>
      </w:r>
      <w:r w:rsidR="00000000">
        <w:rPr>
          <w:color w:val="2C2C2C"/>
          <w:spacing w:val="-3"/>
        </w:rPr>
        <w:t xml:space="preserve"> </w:t>
      </w:r>
      <w:r w:rsidR="00000000">
        <w:rPr>
          <w:color w:val="2C2C2C"/>
        </w:rPr>
        <w:t>datos</w:t>
      </w:r>
      <w:r w:rsidR="00000000">
        <w:rPr>
          <w:color w:val="2C2C2C"/>
          <w:spacing w:val="-4"/>
        </w:rPr>
        <w:t xml:space="preserve"> </w:t>
      </w:r>
      <w:r w:rsidR="00000000">
        <w:rPr>
          <w:color w:val="2C2C2C"/>
        </w:rPr>
        <w:t>para</w:t>
      </w:r>
      <w:r w:rsidR="00000000">
        <w:rPr>
          <w:color w:val="2C2C2C"/>
          <w:spacing w:val="-6"/>
        </w:rPr>
        <w:t xml:space="preserve"> </w:t>
      </w:r>
      <w:r w:rsidR="00000000">
        <w:rPr>
          <w:color w:val="2C2C2C"/>
          <w:spacing w:val="-2"/>
        </w:rPr>
        <w:t>entrenamiento.</w:t>
      </w:r>
    </w:p>
    <w:p w14:paraId="1DD1C462" w14:textId="77777777" w:rsidR="00D733C9" w:rsidRDefault="00D733C9">
      <w:pPr>
        <w:pStyle w:val="Textoindependiente"/>
        <w:spacing w:before="13"/>
      </w:pPr>
    </w:p>
    <w:p w14:paraId="1367967B" w14:textId="6552E9F4" w:rsidR="00D733C9" w:rsidRDefault="00D17072">
      <w:pPr>
        <w:pStyle w:val="Prrafodelista"/>
        <w:numPr>
          <w:ilvl w:val="0"/>
          <w:numId w:val="6"/>
        </w:numPr>
        <w:tabs>
          <w:tab w:val="left" w:pos="885"/>
        </w:tabs>
      </w:pPr>
      <w:ins w:id="13" w:author="Palacios, Piero (CIP)" w:date="2026-05-12T20:51:00Z" w16du:dateUtc="2026-05-13T01:51:00Z">
        <w:r>
          <w:rPr>
            <w:color w:val="2C2C2C"/>
          </w:rPr>
          <w:t>2</w:t>
        </w:r>
      </w:ins>
      <w:del w:id="14" w:author="Palacios, Piero (CIP)" w:date="2026-05-12T20:51:00Z" w16du:dateUtc="2026-05-13T01:51:00Z">
        <w:r w:rsidR="00000000" w:rsidDel="00D17072">
          <w:rPr>
            <w:color w:val="2C2C2C"/>
          </w:rPr>
          <w:delText>3</w:delText>
        </w:r>
      </w:del>
      <w:r w:rsidR="00000000">
        <w:rPr>
          <w:color w:val="2C2C2C"/>
        </w:rPr>
        <w:t>0%</w:t>
      </w:r>
      <w:r w:rsidR="00000000">
        <w:rPr>
          <w:color w:val="2C2C2C"/>
          <w:spacing w:val="-5"/>
        </w:rPr>
        <w:t xml:space="preserve"> </w:t>
      </w:r>
      <w:r w:rsidR="00000000">
        <w:rPr>
          <w:color w:val="2C2C2C"/>
        </w:rPr>
        <w:t>de</w:t>
      </w:r>
      <w:r w:rsidR="00000000">
        <w:rPr>
          <w:color w:val="2C2C2C"/>
          <w:spacing w:val="-4"/>
        </w:rPr>
        <w:t xml:space="preserve"> </w:t>
      </w:r>
      <w:r w:rsidR="00000000">
        <w:rPr>
          <w:color w:val="2C2C2C"/>
        </w:rPr>
        <w:t>los</w:t>
      </w:r>
      <w:r w:rsidR="00000000">
        <w:rPr>
          <w:color w:val="2C2C2C"/>
          <w:spacing w:val="-3"/>
        </w:rPr>
        <w:t xml:space="preserve"> </w:t>
      </w:r>
      <w:r w:rsidR="00000000">
        <w:rPr>
          <w:color w:val="2C2C2C"/>
        </w:rPr>
        <w:t>datos</w:t>
      </w:r>
      <w:r w:rsidR="00000000">
        <w:rPr>
          <w:color w:val="2C2C2C"/>
          <w:spacing w:val="-4"/>
        </w:rPr>
        <w:t xml:space="preserve"> </w:t>
      </w:r>
      <w:r w:rsidR="00000000">
        <w:rPr>
          <w:color w:val="2C2C2C"/>
        </w:rPr>
        <w:t>para</w:t>
      </w:r>
      <w:r w:rsidR="00000000">
        <w:rPr>
          <w:color w:val="2C2C2C"/>
          <w:spacing w:val="-6"/>
        </w:rPr>
        <w:t xml:space="preserve"> </w:t>
      </w:r>
      <w:r w:rsidR="00000000">
        <w:rPr>
          <w:color w:val="2C2C2C"/>
          <w:spacing w:val="-2"/>
        </w:rPr>
        <w:t>prueba.</w:t>
      </w:r>
    </w:p>
    <w:p w14:paraId="0804ACFA" w14:textId="77777777" w:rsidR="00D733C9" w:rsidRDefault="00D733C9">
      <w:pPr>
        <w:pStyle w:val="Textoindependiente"/>
        <w:spacing w:before="12"/>
      </w:pPr>
    </w:p>
    <w:p w14:paraId="366CA074" w14:textId="77777777" w:rsidR="00D733C9" w:rsidRPr="00BF4E84" w:rsidRDefault="00000000">
      <w:pPr>
        <w:pStyle w:val="Textoindependiente"/>
        <w:spacing w:line="312" w:lineRule="auto"/>
        <w:ind w:left="165" w:right="160"/>
        <w:jc w:val="both"/>
      </w:pPr>
      <w:r>
        <w:rPr>
          <w:color w:val="2C2C2C"/>
        </w:rPr>
        <w:t>Es</w:t>
      </w:r>
      <w:r>
        <w:rPr>
          <w:color w:val="2C2C2C"/>
          <w:spacing w:val="-7"/>
        </w:rPr>
        <w:t xml:space="preserve"> </w:t>
      </w:r>
      <w:r>
        <w:rPr>
          <w:color w:val="2C2C2C"/>
        </w:rPr>
        <w:t>importante</w:t>
      </w:r>
      <w:r>
        <w:rPr>
          <w:color w:val="2C2C2C"/>
          <w:spacing w:val="-9"/>
        </w:rPr>
        <w:t xml:space="preserve"> </w:t>
      </w:r>
      <w:r>
        <w:rPr>
          <w:color w:val="2C2C2C"/>
        </w:rPr>
        <w:t>destacar</w:t>
      </w:r>
      <w:r>
        <w:rPr>
          <w:color w:val="2C2C2C"/>
          <w:spacing w:val="-10"/>
        </w:rPr>
        <w:t xml:space="preserve"> </w:t>
      </w:r>
      <w:r>
        <w:rPr>
          <w:color w:val="2C2C2C"/>
        </w:rPr>
        <w:t>que</w:t>
      </w:r>
      <w:r>
        <w:rPr>
          <w:color w:val="2C2C2C"/>
          <w:spacing w:val="-9"/>
        </w:rPr>
        <w:t xml:space="preserve"> </w:t>
      </w:r>
      <w:r>
        <w:rPr>
          <w:color w:val="2C2C2C"/>
        </w:rPr>
        <w:t>el</w:t>
      </w:r>
      <w:r>
        <w:rPr>
          <w:color w:val="2C2C2C"/>
          <w:spacing w:val="-10"/>
        </w:rPr>
        <w:t xml:space="preserve"> </w:t>
      </w:r>
      <w:r>
        <w:rPr>
          <w:color w:val="2C2C2C"/>
        </w:rPr>
        <w:t>dataset</w:t>
      </w:r>
      <w:r>
        <w:rPr>
          <w:color w:val="2C2C2C"/>
          <w:spacing w:val="-9"/>
        </w:rPr>
        <w:t xml:space="preserve"> </w:t>
      </w:r>
      <w:r>
        <w:rPr>
          <w:color w:val="2C2C2C"/>
        </w:rPr>
        <w:t>presenta</w:t>
      </w:r>
      <w:r>
        <w:rPr>
          <w:color w:val="2C2C2C"/>
          <w:spacing w:val="-10"/>
        </w:rPr>
        <w:t xml:space="preserve"> </w:t>
      </w:r>
      <w:r>
        <w:rPr>
          <w:color w:val="2C2C2C"/>
        </w:rPr>
        <w:t>valores</w:t>
      </w:r>
      <w:r>
        <w:rPr>
          <w:color w:val="2C2C2C"/>
          <w:spacing w:val="-9"/>
        </w:rPr>
        <w:t xml:space="preserve"> </w:t>
      </w:r>
      <w:r>
        <w:rPr>
          <w:color w:val="2C2C2C"/>
        </w:rPr>
        <w:t>faltantes</w:t>
      </w:r>
      <w:r>
        <w:rPr>
          <w:color w:val="2C2C2C"/>
          <w:spacing w:val="-10"/>
        </w:rPr>
        <w:t xml:space="preserve"> </w:t>
      </w:r>
      <w:r>
        <w:rPr>
          <w:color w:val="2C2C2C"/>
        </w:rPr>
        <w:t>en</w:t>
      </w:r>
      <w:r>
        <w:rPr>
          <w:color w:val="2C2C2C"/>
          <w:spacing w:val="-8"/>
        </w:rPr>
        <w:t xml:space="preserve"> </w:t>
      </w:r>
      <w:r>
        <w:rPr>
          <w:color w:val="2C2C2C"/>
        </w:rPr>
        <w:t>las</w:t>
      </w:r>
      <w:r>
        <w:rPr>
          <w:color w:val="2C2C2C"/>
          <w:spacing w:val="-10"/>
        </w:rPr>
        <w:t xml:space="preserve"> </w:t>
      </w:r>
      <w:r>
        <w:rPr>
          <w:color w:val="2C2C2C"/>
        </w:rPr>
        <w:t>variables</w:t>
      </w:r>
      <w:r>
        <w:rPr>
          <w:color w:val="2C2C2C"/>
          <w:spacing w:val="-10"/>
        </w:rPr>
        <w:t xml:space="preserve"> </w:t>
      </w:r>
      <w:r>
        <w:rPr>
          <w:color w:val="2C2C2C"/>
        </w:rPr>
        <w:t>'ca'</w:t>
      </w:r>
      <w:r>
        <w:rPr>
          <w:color w:val="2C2C2C"/>
          <w:spacing w:val="-8"/>
        </w:rPr>
        <w:t xml:space="preserve"> </w:t>
      </w:r>
      <w:r>
        <w:rPr>
          <w:color w:val="2C2C2C"/>
        </w:rPr>
        <w:t>y</w:t>
      </w:r>
      <w:r>
        <w:rPr>
          <w:color w:val="2C2C2C"/>
          <w:spacing w:val="-9"/>
        </w:rPr>
        <w:t xml:space="preserve"> </w:t>
      </w:r>
      <w:r>
        <w:rPr>
          <w:color w:val="2C2C2C"/>
        </w:rPr>
        <w:t>'thal',</w:t>
      </w:r>
      <w:r>
        <w:rPr>
          <w:color w:val="2C2C2C"/>
          <w:spacing w:val="-7"/>
        </w:rPr>
        <w:t xml:space="preserve"> </w:t>
      </w:r>
      <w:r>
        <w:rPr>
          <w:color w:val="2C2C2C"/>
        </w:rPr>
        <w:t>los</w:t>
      </w:r>
      <w:r>
        <w:rPr>
          <w:color w:val="2C2C2C"/>
          <w:spacing w:val="-10"/>
        </w:rPr>
        <w:t xml:space="preserve"> </w:t>
      </w:r>
      <w:r>
        <w:rPr>
          <w:color w:val="2C2C2C"/>
        </w:rPr>
        <w:t xml:space="preserve">cuales fueron imputados utilizando la media de cada columna mediante la clase </w:t>
      </w:r>
      <w:r w:rsidRPr="00280809">
        <w:rPr>
          <w:i/>
          <w:iCs/>
          <w:color w:val="2C2C2C"/>
          <w:rPrChange w:id="15" w:author="Palacios, Piero (CIP)" w:date="2026-05-12T19:43:00Z" w16du:dateUtc="2026-05-13T00:43:00Z">
            <w:rPr>
              <w:color w:val="2C2C2C"/>
            </w:rPr>
          </w:rPrChange>
        </w:rPr>
        <w:t>SimpleImputer</w:t>
      </w:r>
      <w:r>
        <w:rPr>
          <w:color w:val="2C2C2C"/>
        </w:rPr>
        <w:t xml:space="preserve"> de scikit-learn.</w:t>
      </w:r>
      <w:r>
        <w:rPr>
          <w:color w:val="2C2C2C"/>
          <w:spacing w:val="-2"/>
        </w:rPr>
        <w:t xml:space="preserve"> </w:t>
      </w:r>
      <w:r>
        <w:rPr>
          <w:color w:val="2C2C2C"/>
        </w:rPr>
        <w:t>La</w:t>
      </w:r>
      <w:r>
        <w:rPr>
          <w:color w:val="2C2C2C"/>
          <w:spacing w:val="-1"/>
        </w:rPr>
        <w:t xml:space="preserve"> </w:t>
      </w:r>
      <w:r>
        <w:rPr>
          <w:color w:val="2C2C2C"/>
        </w:rPr>
        <w:t>división</w:t>
      </w:r>
      <w:r>
        <w:rPr>
          <w:color w:val="2C2C2C"/>
          <w:spacing w:val="-2"/>
        </w:rPr>
        <w:t xml:space="preserve"> </w:t>
      </w:r>
      <w:r>
        <w:rPr>
          <w:color w:val="2C2C2C"/>
        </w:rPr>
        <w:t>train/test</w:t>
      </w:r>
      <w:r>
        <w:rPr>
          <w:color w:val="2C2C2C"/>
          <w:spacing w:val="-3"/>
        </w:rPr>
        <w:t xml:space="preserve"> </w:t>
      </w:r>
      <w:r>
        <w:rPr>
          <w:color w:val="2C2C2C"/>
        </w:rPr>
        <w:t>se</w:t>
      </w:r>
      <w:r>
        <w:rPr>
          <w:color w:val="2C2C2C"/>
          <w:spacing w:val="-1"/>
        </w:rPr>
        <w:t xml:space="preserve"> </w:t>
      </w:r>
      <w:r>
        <w:rPr>
          <w:color w:val="2C2C2C"/>
        </w:rPr>
        <w:t>realizó con</w:t>
      </w:r>
      <w:r>
        <w:rPr>
          <w:color w:val="2C2C2C"/>
          <w:spacing w:val="-2"/>
        </w:rPr>
        <w:t xml:space="preserve"> </w:t>
      </w:r>
      <w:r w:rsidRPr="00280809">
        <w:rPr>
          <w:i/>
          <w:iCs/>
          <w:color w:val="2C2C2C"/>
          <w:rPrChange w:id="16" w:author="Palacios, Piero (CIP)" w:date="2026-05-12T19:43:00Z" w16du:dateUtc="2026-05-13T00:43:00Z">
            <w:rPr>
              <w:color w:val="2C2C2C"/>
            </w:rPr>
          </w:rPrChange>
        </w:rPr>
        <w:t>random_state</w:t>
      </w:r>
      <w:r>
        <w:rPr>
          <w:color w:val="2C2C2C"/>
        </w:rPr>
        <w:t>=42</w:t>
      </w:r>
      <w:r>
        <w:rPr>
          <w:color w:val="2C2C2C"/>
          <w:spacing w:val="-1"/>
        </w:rPr>
        <w:t xml:space="preserve"> </w:t>
      </w:r>
      <w:r>
        <w:rPr>
          <w:color w:val="2C2C2C"/>
        </w:rPr>
        <w:t>para</w:t>
      </w:r>
      <w:r>
        <w:rPr>
          <w:color w:val="2C2C2C"/>
          <w:spacing w:val="-1"/>
        </w:rPr>
        <w:t xml:space="preserve"> </w:t>
      </w:r>
      <w:r>
        <w:rPr>
          <w:color w:val="2C2C2C"/>
        </w:rPr>
        <w:t>garantizar</w:t>
      </w:r>
      <w:r>
        <w:rPr>
          <w:color w:val="2C2C2C"/>
          <w:spacing w:val="-2"/>
        </w:rPr>
        <w:t xml:space="preserve"> </w:t>
      </w:r>
      <w:r>
        <w:rPr>
          <w:color w:val="2C2C2C"/>
        </w:rPr>
        <w:t>la</w:t>
      </w:r>
      <w:r>
        <w:rPr>
          <w:color w:val="2C2C2C"/>
          <w:spacing w:val="-4"/>
        </w:rPr>
        <w:t xml:space="preserve"> </w:t>
      </w:r>
      <w:r>
        <w:rPr>
          <w:color w:val="2C2C2C"/>
        </w:rPr>
        <w:t>reproducibilidad</w:t>
      </w:r>
      <w:r>
        <w:rPr>
          <w:color w:val="2C2C2C"/>
          <w:spacing w:val="-2"/>
        </w:rPr>
        <w:t xml:space="preserve"> </w:t>
      </w:r>
      <w:r>
        <w:rPr>
          <w:color w:val="2C2C2C"/>
        </w:rPr>
        <w:t>de</w:t>
      </w:r>
      <w:r>
        <w:rPr>
          <w:color w:val="2C2C2C"/>
          <w:spacing w:val="-1"/>
        </w:rPr>
        <w:t xml:space="preserve"> </w:t>
      </w:r>
      <w:r>
        <w:rPr>
          <w:color w:val="2C2C2C"/>
        </w:rPr>
        <w:t xml:space="preserve">los </w:t>
      </w:r>
      <w:r>
        <w:rPr>
          <w:color w:val="2C2C2C"/>
          <w:spacing w:val="-2"/>
        </w:rPr>
        <w:t>resultados.</w:t>
      </w:r>
    </w:p>
    <w:p w14:paraId="00544D5F" w14:textId="77777777" w:rsidR="00D733C9" w:rsidRDefault="00D733C9">
      <w:pPr>
        <w:pStyle w:val="Textoindependiente"/>
        <w:spacing w:before="213"/>
      </w:pPr>
    </w:p>
    <w:p w14:paraId="3D28F713" w14:textId="77777777" w:rsidR="00D733C9" w:rsidRDefault="00000000">
      <w:pPr>
        <w:pStyle w:val="Ttulo1"/>
        <w:numPr>
          <w:ilvl w:val="0"/>
          <w:numId w:val="7"/>
        </w:numPr>
        <w:tabs>
          <w:tab w:val="left" w:pos="523"/>
        </w:tabs>
        <w:ind w:left="523" w:hanging="358"/>
      </w:pPr>
      <w:bookmarkStart w:id="17" w:name="_bookmark3"/>
      <w:bookmarkEnd w:id="17"/>
      <w:r>
        <w:rPr>
          <w:color w:val="205E99"/>
          <w:spacing w:val="-2"/>
        </w:rPr>
        <w:t>Metodología</w:t>
      </w:r>
    </w:p>
    <w:p w14:paraId="679B6B45" w14:textId="77777777" w:rsidR="00D733C9" w:rsidRDefault="00D733C9">
      <w:pPr>
        <w:pStyle w:val="Textoindependiente"/>
        <w:spacing w:before="52"/>
        <w:rPr>
          <w:b/>
          <w:sz w:val="36"/>
        </w:rPr>
      </w:pPr>
    </w:p>
    <w:p w14:paraId="506F1659" w14:textId="77777777" w:rsidR="00D733C9" w:rsidRDefault="00000000">
      <w:pPr>
        <w:pStyle w:val="Ttulo2"/>
        <w:numPr>
          <w:ilvl w:val="1"/>
          <w:numId w:val="7"/>
        </w:numPr>
        <w:tabs>
          <w:tab w:val="left" w:pos="582"/>
        </w:tabs>
        <w:ind w:left="582" w:hanging="417"/>
      </w:pPr>
      <w:bookmarkStart w:id="18" w:name="_bookmark4"/>
      <w:bookmarkEnd w:id="18"/>
      <w:r>
        <w:rPr>
          <w:color w:val="2C2C2C"/>
        </w:rPr>
        <w:t>Algoritmo</w:t>
      </w:r>
      <w:r>
        <w:rPr>
          <w:color w:val="2C2C2C"/>
          <w:spacing w:val="-9"/>
        </w:rPr>
        <w:t xml:space="preserve"> </w:t>
      </w:r>
      <w:r>
        <w:rPr>
          <w:color w:val="2C2C2C"/>
          <w:spacing w:val="-5"/>
        </w:rPr>
        <w:t>KNN</w:t>
      </w:r>
    </w:p>
    <w:p w14:paraId="50B93DD5" w14:textId="77777777" w:rsidR="00D733C9" w:rsidRDefault="00000000">
      <w:pPr>
        <w:pStyle w:val="Textoindependiente"/>
        <w:spacing w:before="241" w:line="312" w:lineRule="auto"/>
        <w:ind w:left="165" w:right="162"/>
        <w:jc w:val="both"/>
      </w:pPr>
      <w:r>
        <w:rPr>
          <w:color w:val="2C2C2C"/>
        </w:rPr>
        <w:t>Se utilizó el algoritmo K-Nearest Neighbors (KNN), un</w:t>
      </w:r>
      <w:r>
        <w:rPr>
          <w:color w:val="2C2C2C"/>
          <w:spacing w:val="-1"/>
        </w:rPr>
        <w:t xml:space="preserve"> </w:t>
      </w:r>
      <w:r>
        <w:rPr>
          <w:color w:val="2C2C2C"/>
        </w:rPr>
        <w:t>método de aprendizaje supervisado basado en instancias</w:t>
      </w:r>
      <w:r>
        <w:rPr>
          <w:color w:val="2C2C2C"/>
          <w:spacing w:val="-13"/>
        </w:rPr>
        <w:t xml:space="preserve"> </w:t>
      </w:r>
      <w:r>
        <w:rPr>
          <w:color w:val="2C2C2C"/>
        </w:rPr>
        <w:t>que</w:t>
      </w:r>
      <w:r>
        <w:rPr>
          <w:color w:val="2C2C2C"/>
          <w:spacing w:val="-12"/>
        </w:rPr>
        <w:t xml:space="preserve"> </w:t>
      </w:r>
      <w:r>
        <w:rPr>
          <w:color w:val="2C2C2C"/>
        </w:rPr>
        <w:t>clasifica</w:t>
      </w:r>
      <w:r>
        <w:rPr>
          <w:color w:val="2C2C2C"/>
          <w:spacing w:val="-13"/>
        </w:rPr>
        <w:t xml:space="preserve"> </w:t>
      </w:r>
      <w:r>
        <w:rPr>
          <w:color w:val="2C2C2C"/>
        </w:rPr>
        <w:t>una</w:t>
      </w:r>
      <w:r>
        <w:rPr>
          <w:color w:val="2C2C2C"/>
          <w:spacing w:val="-12"/>
        </w:rPr>
        <w:t xml:space="preserve"> </w:t>
      </w:r>
      <w:r>
        <w:rPr>
          <w:color w:val="2C2C2C"/>
        </w:rPr>
        <w:t>nueva</w:t>
      </w:r>
      <w:r>
        <w:rPr>
          <w:color w:val="2C2C2C"/>
          <w:spacing w:val="-13"/>
        </w:rPr>
        <w:t xml:space="preserve"> </w:t>
      </w:r>
      <w:r>
        <w:rPr>
          <w:color w:val="2C2C2C"/>
        </w:rPr>
        <w:t>muestra</w:t>
      </w:r>
      <w:r>
        <w:rPr>
          <w:color w:val="2C2C2C"/>
          <w:spacing w:val="-12"/>
        </w:rPr>
        <w:t xml:space="preserve"> </w:t>
      </w:r>
      <w:r>
        <w:rPr>
          <w:color w:val="2C2C2C"/>
        </w:rPr>
        <w:t>considerando</w:t>
      </w:r>
      <w:r>
        <w:rPr>
          <w:color w:val="2C2C2C"/>
          <w:spacing w:val="-13"/>
        </w:rPr>
        <w:t xml:space="preserve"> </w:t>
      </w:r>
      <w:r>
        <w:rPr>
          <w:color w:val="2C2C2C"/>
        </w:rPr>
        <w:t>los</w:t>
      </w:r>
      <w:r>
        <w:rPr>
          <w:color w:val="2C2C2C"/>
          <w:spacing w:val="-12"/>
        </w:rPr>
        <w:t xml:space="preserve"> </w:t>
      </w:r>
      <w:r>
        <w:rPr>
          <w:color w:val="2C2C2C"/>
        </w:rPr>
        <w:t>k</w:t>
      </w:r>
      <w:r>
        <w:rPr>
          <w:color w:val="2C2C2C"/>
          <w:spacing w:val="-12"/>
        </w:rPr>
        <w:t xml:space="preserve"> </w:t>
      </w:r>
      <w:r>
        <w:rPr>
          <w:color w:val="2C2C2C"/>
        </w:rPr>
        <w:t>vecinos</w:t>
      </w:r>
      <w:r>
        <w:rPr>
          <w:color w:val="2C2C2C"/>
          <w:spacing w:val="-13"/>
        </w:rPr>
        <w:t xml:space="preserve"> </w:t>
      </w:r>
      <w:r>
        <w:rPr>
          <w:color w:val="2C2C2C"/>
        </w:rPr>
        <w:t>más</w:t>
      </w:r>
      <w:r>
        <w:rPr>
          <w:color w:val="2C2C2C"/>
          <w:spacing w:val="-12"/>
        </w:rPr>
        <w:t xml:space="preserve"> </w:t>
      </w:r>
      <w:r>
        <w:rPr>
          <w:color w:val="2C2C2C"/>
        </w:rPr>
        <w:t>cercanos</w:t>
      </w:r>
      <w:r>
        <w:rPr>
          <w:color w:val="2C2C2C"/>
          <w:spacing w:val="-13"/>
        </w:rPr>
        <w:t xml:space="preserve"> </w:t>
      </w:r>
      <w:r>
        <w:rPr>
          <w:color w:val="2C2C2C"/>
        </w:rPr>
        <w:t>según</w:t>
      </w:r>
      <w:r>
        <w:rPr>
          <w:color w:val="2C2C2C"/>
          <w:spacing w:val="-12"/>
        </w:rPr>
        <w:t xml:space="preserve"> </w:t>
      </w:r>
      <w:r>
        <w:rPr>
          <w:color w:val="2C2C2C"/>
        </w:rPr>
        <w:t>una</w:t>
      </w:r>
      <w:r>
        <w:rPr>
          <w:color w:val="2C2C2C"/>
          <w:spacing w:val="-13"/>
        </w:rPr>
        <w:t xml:space="preserve"> </w:t>
      </w:r>
      <w:r>
        <w:rPr>
          <w:color w:val="2C2C2C"/>
        </w:rPr>
        <w:t>métrica de distancia (por defecto, distancia euclidiana).</w:t>
      </w:r>
    </w:p>
    <w:p w14:paraId="6D85E4A0" w14:textId="77777777" w:rsidR="00D733C9" w:rsidRDefault="00000000">
      <w:pPr>
        <w:pStyle w:val="Textoindependiente"/>
        <w:spacing w:before="201"/>
        <w:ind w:left="165"/>
        <w:jc w:val="both"/>
      </w:pPr>
      <w:r>
        <w:rPr>
          <w:color w:val="2C2C2C"/>
        </w:rPr>
        <w:t>La</w:t>
      </w:r>
      <w:r>
        <w:rPr>
          <w:color w:val="2C2C2C"/>
          <w:spacing w:val="-8"/>
        </w:rPr>
        <w:t xml:space="preserve"> </w:t>
      </w:r>
      <w:r>
        <w:rPr>
          <w:color w:val="2C2C2C"/>
        </w:rPr>
        <w:t>complejidad</w:t>
      </w:r>
      <w:r>
        <w:rPr>
          <w:color w:val="2C2C2C"/>
          <w:spacing w:val="-7"/>
        </w:rPr>
        <w:t xml:space="preserve"> </w:t>
      </w:r>
      <w:r>
        <w:rPr>
          <w:color w:val="2C2C2C"/>
        </w:rPr>
        <w:t>computacional</w:t>
      </w:r>
      <w:r>
        <w:rPr>
          <w:color w:val="2C2C2C"/>
          <w:spacing w:val="-5"/>
        </w:rPr>
        <w:t xml:space="preserve"> </w:t>
      </w:r>
      <w:r>
        <w:rPr>
          <w:color w:val="2C2C2C"/>
        </w:rPr>
        <w:t>de</w:t>
      </w:r>
      <w:r>
        <w:rPr>
          <w:color w:val="2C2C2C"/>
          <w:spacing w:val="-6"/>
        </w:rPr>
        <w:t xml:space="preserve"> </w:t>
      </w:r>
      <w:r>
        <w:rPr>
          <w:color w:val="2C2C2C"/>
        </w:rPr>
        <w:t>KNN</w:t>
      </w:r>
      <w:r>
        <w:rPr>
          <w:color w:val="2C2C2C"/>
          <w:spacing w:val="-7"/>
        </w:rPr>
        <w:t xml:space="preserve"> </w:t>
      </w:r>
      <w:r>
        <w:rPr>
          <w:color w:val="2C2C2C"/>
        </w:rPr>
        <w:t>durante</w:t>
      </w:r>
      <w:r>
        <w:rPr>
          <w:color w:val="2C2C2C"/>
          <w:spacing w:val="-6"/>
        </w:rPr>
        <w:t xml:space="preserve"> </w:t>
      </w:r>
      <w:r>
        <w:rPr>
          <w:color w:val="2C2C2C"/>
        </w:rPr>
        <w:t>la</w:t>
      </w:r>
      <w:r>
        <w:rPr>
          <w:color w:val="2C2C2C"/>
          <w:spacing w:val="-8"/>
        </w:rPr>
        <w:t xml:space="preserve"> </w:t>
      </w:r>
      <w:r>
        <w:rPr>
          <w:color w:val="2C2C2C"/>
        </w:rPr>
        <w:t>etapa</w:t>
      </w:r>
      <w:r>
        <w:rPr>
          <w:color w:val="2C2C2C"/>
          <w:spacing w:val="-6"/>
        </w:rPr>
        <w:t xml:space="preserve"> </w:t>
      </w:r>
      <w:r>
        <w:rPr>
          <w:color w:val="2C2C2C"/>
        </w:rPr>
        <w:t>de</w:t>
      </w:r>
      <w:r>
        <w:rPr>
          <w:color w:val="2C2C2C"/>
          <w:spacing w:val="-5"/>
        </w:rPr>
        <w:t xml:space="preserve"> </w:t>
      </w:r>
      <w:r>
        <w:rPr>
          <w:color w:val="2C2C2C"/>
        </w:rPr>
        <w:t>predicción</w:t>
      </w:r>
      <w:r>
        <w:rPr>
          <w:color w:val="2C2C2C"/>
          <w:spacing w:val="-9"/>
        </w:rPr>
        <w:t xml:space="preserve"> </w:t>
      </w:r>
      <w:r>
        <w:rPr>
          <w:color w:val="2C2C2C"/>
        </w:rPr>
        <w:t>es</w:t>
      </w:r>
      <w:r>
        <w:rPr>
          <w:color w:val="2C2C2C"/>
          <w:spacing w:val="-4"/>
        </w:rPr>
        <w:t xml:space="preserve"> </w:t>
      </w:r>
      <w:r>
        <w:rPr>
          <w:color w:val="2C2C2C"/>
          <w:spacing w:val="-2"/>
        </w:rPr>
        <w:t>aproximadamente:</w:t>
      </w:r>
    </w:p>
    <w:p w14:paraId="44A0BC92" w14:textId="77777777" w:rsidR="00D733C9" w:rsidRDefault="00D733C9">
      <w:pPr>
        <w:pStyle w:val="Textoindependiente"/>
        <w:spacing w:before="12"/>
      </w:pPr>
    </w:p>
    <w:p w14:paraId="656EFCFC" w14:textId="77777777" w:rsidR="00D733C9" w:rsidRPr="008000BD" w:rsidRDefault="00000000">
      <w:pPr>
        <w:pStyle w:val="Ttulo3"/>
      </w:pPr>
      <w:r w:rsidRPr="008000BD">
        <w:rPr>
          <w:rPrChange w:id="19" w:author="Palacios, Piero (CIP)" w:date="2026-05-12T19:53:00Z" w16du:dateUtc="2026-05-13T00:53:00Z">
            <w:rPr>
              <w:color w:val="0087AA"/>
            </w:rPr>
          </w:rPrChange>
        </w:rPr>
        <w:t>O(n</w:t>
      </w:r>
      <w:r w:rsidRPr="008000BD">
        <w:rPr>
          <w:spacing w:val="-4"/>
          <w:rPrChange w:id="20" w:author="Palacios, Piero (CIP)" w:date="2026-05-12T19:53:00Z" w16du:dateUtc="2026-05-13T00:53:00Z">
            <w:rPr>
              <w:color w:val="0087AA"/>
              <w:spacing w:val="-4"/>
            </w:rPr>
          </w:rPrChange>
        </w:rPr>
        <w:t xml:space="preserve"> </w:t>
      </w:r>
      <w:r w:rsidRPr="008000BD">
        <w:rPr>
          <w:rPrChange w:id="21" w:author="Palacios, Piero (CIP)" w:date="2026-05-12T19:53:00Z" w16du:dateUtc="2026-05-13T00:53:00Z">
            <w:rPr>
              <w:color w:val="0087AA"/>
            </w:rPr>
          </w:rPrChange>
        </w:rPr>
        <w:t>·</w:t>
      </w:r>
      <w:r w:rsidRPr="008000BD">
        <w:rPr>
          <w:spacing w:val="-2"/>
          <w:rPrChange w:id="22" w:author="Palacios, Piero (CIP)" w:date="2026-05-12T19:53:00Z" w16du:dateUtc="2026-05-13T00:53:00Z">
            <w:rPr>
              <w:color w:val="0087AA"/>
              <w:spacing w:val="-2"/>
            </w:rPr>
          </w:rPrChange>
        </w:rPr>
        <w:t xml:space="preserve"> </w:t>
      </w:r>
      <w:r w:rsidRPr="008000BD">
        <w:rPr>
          <w:spacing w:val="-5"/>
          <w:rPrChange w:id="23" w:author="Palacios, Piero (CIP)" w:date="2026-05-12T19:53:00Z" w16du:dateUtc="2026-05-13T00:53:00Z">
            <w:rPr>
              <w:color w:val="0087AA"/>
              <w:spacing w:val="-5"/>
            </w:rPr>
          </w:rPrChange>
        </w:rPr>
        <w:t>d)</w:t>
      </w:r>
    </w:p>
    <w:p w14:paraId="6DEC487B" w14:textId="77777777" w:rsidR="00D733C9" w:rsidRDefault="00000000">
      <w:pPr>
        <w:pStyle w:val="Textoindependiente"/>
        <w:spacing w:before="288" w:line="312" w:lineRule="auto"/>
        <w:ind w:left="165" w:right="160"/>
        <w:jc w:val="both"/>
      </w:pPr>
      <w:r>
        <w:rPr>
          <w:color w:val="2C2C2C"/>
        </w:rPr>
        <w:t>Donde</w:t>
      </w:r>
      <w:r>
        <w:rPr>
          <w:color w:val="2C2C2C"/>
          <w:spacing w:val="-13"/>
        </w:rPr>
        <w:t xml:space="preserve"> </w:t>
      </w:r>
      <w:r>
        <w:rPr>
          <w:color w:val="2C2C2C"/>
        </w:rPr>
        <w:t>n</w:t>
      </w:r>
      <w:r>
        <w:rPr>
          <w:color w:val="2C2C2C"/>
          <w:spacing w:val="-12"/>
        </w:rPr>
        <w:t xml:space="preserve"> </w:t>
      </w:r>
      <w:r>
        <w:rPr>
          <w:color w:val="2C2C2C"/>
        </w:rPr>
        <w:t>representa</w:t>
      </w:r>
      <w:r>
        <w:rPr>
          <w:color w:val="2C2C2C"/>
          <w:spacing w:val="-13"/>
        </w:rPr>
        <w:t xml:space="preserve"> </w:t>
      </w:r>
      <w:r>
        <w:rPr>
          <w:color w:val="2C2C2C"/>
        </w:rPr>
        <w:t>el</w:t>
      </w:r>
      <w:r>
        <w:rPr>
          <w:color w:val="2C2C2C"/>
          <w:spacing w:val="-12"/>
        </w:rPr>
        <w:t xml:space="preserve"> </w:t>
      </w:r>
      <w:r>
        <w:rPr>
          <w:color w:val="2C2C2C"/>
        </w:rPr>
        <w:t>número</w:t>
      </w:r>
      <w:r>
        <w:rPr>
          <w:color w:val="2C2C2C"/>
          <w:spacing w:val="-13"/>
        </w:rPr>
        <w:t xml:space="preserve"> </w:t>
      </w:r>
      <w:r>
        <w:rPr>
          <w:color w:val="2C2C2C"/>
        </w:rPr>
        <w:t>de</w:t>
      </w:r>
      <w:r>
        <w:rPr>
          <w:color w:val="2C2C2C"/>
          <w:spacing w:val="-12"/>
        </w:rPr>
        <w:t xml:space="preserve"> </w:t>
      </w:r>
      <w:r>
        <w:rPr>
          <w:color w:val="2C2C2C"/>
        </w:rPr>
        <w:t>muestras</w:t>
      </w:r>
      <w:r>
        <w:rPr>
          <w:color w:val="2C2C2C"/>
          <w:spacing w:val="-13"/>
        </w:rPr>
        <w:t xml:space="preserve"> </w:t>
      </w:r>
      <w:r>
        <w:rPr>
          <w:color w:val="2C2C2C"/>
        </w:rPr>
        <w:t>en</w:t>
      </w:r>
      <w:r>
        <w:rPr>
          <w:color w:val="2C2C2C"/>
          <w:spacing w:val="-12"/>
        </w:rPr>
        <w:t xml:space="preserve"> </w:t>
      </w:r>
      <w:r>
        <w:rPr>
          <w:color w:val="2C2C2C"/>
        </w:rPr>
        <w:t>el</w:t>
      </w:r>
      <w:r>
        <w:rPr>
          <w:color w:val="2C2C2C"/>
          <w:spacing w:val="-12"/>
        </w:rPr>
        <w:t xml:space="preserve"> </w:t>
      </w:r>
      <w:r>
        <w:rPr>
          <w:color w:val="2C2C2C"/>
        </w:rPr>
        <w:t>conjunto</w:t>
      </w:r>
      <w:r>
        <w:rPr>
          <w:color w:val="2C2C2C"/>
          <w:spacing w:val="-13"/>
        </w:rPr>
        <w:t xml:space="preserve"> </w:t>
      </w:r>
      <w:r>
        <w:rPr>
          <w:color w:val="2C2C2C"/>
        </w:rPr>
        <w:t>de</w:t>
      </w:r>
      <w:r>
        <w:rPr>
          <w:color w:val="2C2C2C"/>
          <w:spacing w:val="-12"/>
        </w:rPr>
        <w:t xml:space="preserve"> </w:t>
      </w:r>
      <w:r>
        <w:rPr>
          <w:color w:val="2C2C2C"/>
        </w:rPr>
        <w:t>entrenamiento</w:t>
      </w:r>
      <w:r>
        <w:rPr>
          <w:color w:val="2C2C2C"/>
          <w:spacing w:val="-13"/>
        </w:rPr>
        <w:t xml:space="preserve"> </w:t>
      </w:r>
      <w:r>
        <w:rPr>
          <w:color w:val="2C2C2C"/>
        </w:rPr>
        <w:t>y</w:t>
      </w:r>
      <w:r>
        <w:rPr>
          <w:color w:val="2C2C2C"/>
          <w:spacing w:val="-12"/>
        </w:rPr>
        <w:t xml:space="preserve"> </w:t>
      </w:r>
      <w:r>
        <w:rPr>
          <w:color w:val="2C2C2C"/>
        </w:rPr>
        <w:t>d</w:t>
      </w:r>
      <w:r>
        <w:rPr>
          <w:color w:val="2C2C2C"/>
          <w:spacing w:val="-13"/>
        </w:rPr>
        <w:t xml:space="preserve"> </w:t>
      </w:r>
      <w:r>
        <w:rPr>
          <w:color w:val="2C2C2C"/>
        </w:rPr>
        <w:t>representa</w:t>
      </w:r>
      <w:r>
        <w:rPr>
          <w:color w:val="2C2C2C"/>
          <w:spacing w:val="-12"/>
        </w:rPr>
        <w:t xml:space="preserve"> </w:t>
      </w:r>
      <w:r>
        <w:rPr>
          <w:color w:val="2C2C2C"/>
        </w:rPr>
        <w:t>el</w:t>
      </w:r>
      <w:r>
        <w:rPr>
          <w:color w:val="2C2C2C"/>
          <w:spacing w:val="-12"/>
        </w:rPr>
        <w:t xml:space="preserve"> </w:t>
      </w:r>
      <w:r>
        <w:rPr>
          <w:color w:val="2C2C2C"/>
        </w:rPr>
        <w:t>número de atributos (dimensiones). Esta complejidad implica que el costo computacional aumenta linealmente tanto con el tamaño del dataset como con la dimensionalidad, lo que hace que KNN</w:t>
      </w:r>
      <w:r>
        <w:rPr>
          <w:color w:val="2C2C2C"/>
          <w:spacing w:val="-1"/>
        </w:rPr>
        <w:t xml:space="preserve"> </w:t>
      </w:r>
      <w:r>
        <w:rPr>
          <w:color w:val="2C2C2C"/>
        </w:rPr>
        <w:t>sea particularmente sensible a la escalabilidad del problema.</w:t>
      </w:r>
    </w:p>
    <w:p w14:paraId="1CA576F8" w14:textId="77777777" w:rsidR="00D733C9" w:rsidRDefault="00D733C9">
      <w:pPr>
        <w:pStyle w:val="Textoindependiente"/>
        <w:spacing w:before="93"/>
      </w:pPr>
    </w:p>
    <w:p w14:paraId="12D1CB4F" w14:textId="77777777" w:rsidR="00D733C9" w:rsidRDefault="00000000">
      <w:pPr>
        <w:pStyle w:val="Ttulo2"/>
        <w:numPr>
          <w:ilvl w:val="1"/>
          <w:numId w:val="7"/>
        </w:numPr>
        <w:tabs>
          <w:tab w:val="left" w:pos="582"/>
        </w:tabs>
        <w:ind w:left="582" w:hanging="417"/>
      </w:pPr>
      <w:bookmarkStart w:id="24" w:name="_bookmark5"/>
      <w:bookmarkEnd w:id="24"/>
      <w:r>
        <w:rPr>
          <w:color w:val="2C2C2C"/>
          <w:spacing w:val="-2"/>
        </w:rPr>
        <w:t>Configuración</w:t>
      </w:r>
      <w:r>
        <w:rPr>
          <w:color w:val="2C2C2C"/>
          <w:spacing w:val="4"/>
        </w:rPr>
        <w:t xml:space="preserve"> </w:t>
      </w:r>
      <w:r>
        <w:rPr>
          <w:color w:val="2C2C2C"/>
          <w:spacing w:val="-2"/>
        </w:rPr>
        <w:t>Experimental</w:t>
      </w:r>
    </w:p>
    <w:p w14:paraId="1571468E" w14:textId="77777777" w:rsidR="00D733C9" w:rsidRDefault="00000000">
      <w:pPr>
        <w:pStyle w:val="Textoindependiente"/>
        <w:spacing w:before="241" w:line="312" w:lineRule="auto"/>
        <w:ind w:left="165" w:right="165"/>
        <w:jc w:val="both"/>
      </w:pPr>
      <w:r>
        <w:rPr>
          <w:color w:val="2C2C2C"/>
        </w:rPr>
        <w:t xml:space="preserve">Los experimentos fueron diseñados para evaluar el </w:t>
      </w:r>
      <w:r w:rsidRPr="008000BD">
        <w:rPr>
          <w:i/>
          <w:iCs/>
          <w:color w:val="2C2C2C"/>
          <w:rPrChange w:id="25" w:author="Palacios, Piero (CIP)" w:date="2026-05-12T19:53:00Z" w16du:dateUtc="2026-05-13T00:53:00Z">
            <w:rPr>
              <w:color w:val="2C2C2C"/>
            </w:rPr>
          </w:rPrChange>
        </w:rPr>
        <w:t>comportamiento</w:t>
      </w:r>
      <w:r>
        <w:rPr>
          <w:color w:val="2C2C2C"/>
        </w:rPr>
        <w:t xml:space="preserve"> del algoritmo bajo diferentes configuraciones. Se realizaron pruebas variando los siguientes parámetros:</w:t>
      </w:r>
    </w:p>
    <w:p w14:paraId="35AC798C" w14:textId="77777777" w:rsidR="00D733C9" w:rsidRDefault="00D733C9">
      <w:pPr>
        <w:pStyle w:val="Textoindependiente"/>
        <w:spacing w:line="312" w:lineRule="auto"/>
        <w:jc w:val="both"/>
        <w:sectPr w:rsidR="00D733C9">
          <w:pgSz w:w="11910" w:h="16840"/>
          <w:pgMar w:top="1740" w:right="1275" w:bottom="940" w:left="1275" w:header="0" w:footer="743" w:gutter="0"/>
          <w:cols w:space="720"/>
        </w:sectPr>
      </w:pPr>
    </w:p>
    <w:p w14:paraId="34BFC009" w14:textId="77777777" w:rsidR="00D733C9" w:rsidRDefault="00000000">
      <w:pPr>
        <w:pStyle w:val="Textoindependiente"/>
        <w:spacing w:before="41" w:line="312" w:lineRule="auto"/>
        <w:ind w:left="165" w:right="167"/>
        <w:jc w:val="both"/>
      </w:pPr>
      <w:r>
        <w:rPr>
          <w:color w:val="2C2C2C"/>
        </w:rPr>
        <w:lastRenderedPageBreak/>
        <w:t>Número</w:t>
      </w:r>
      <w:r>
        <w:rPr>
          <w:color w:val="2C2C2C"/>
          <w:spacing w:val="-1"/>
        </w:rPr>
        <w:t xml:space="preserve"> </w:t>
      </w:r>
      <w:r>
        <w:rPr>
          <w:color w:val="2C2C2C"/>
        </w:rPr>
        <w:t>de</w:t>
      </w:r>
      <w:r>
        <w:rPr>
          <w:color w:val="2C2C2C"/>
          <w:spacing w:val="-4"/>
        </w:rPr>
        <w:t xml:space="preserve"> </w:t>
      </w:r>
      <w:r>
        <w:rPr>
          <w:color w:val="2C2C2C"/>
        </w:rPr>
        <w:t>vecinos</w:t>
      </w:r>
      <w:r>
        <w:rPr>
          <w:color w:val="2C2C2C"/>
          <w:spacing w:val="-2"/>
        </w:rPr>
        <w:t xml:space="preserve"> </w:t>
      </w:r>
      <w:r>
        <w:rPr>
          <w:color w:val="2C2C2C"/>
        </w:rPr>
        <w:t>(k):</w:t>
      </w:r>
      <w:r>
        <w:rPr>
          <w:color w:val="2C2C2C"/>
          <w:spacing w:val="-2"/>
        </w:rPr>
        <w:t xml:space="preserve"> </w:t>
      </w:r>
      <w:r>
        <w:rPr>
          <w:color w:val="2C2C2C"/>
        </w:rPr>
        <w:t>Se</w:t>
      </w:r>
      <w:r>
        <w:rPr>
          <w:color w:val="2C2C2C"/>
          <w:spacing w:val="-4"/>
        </w:rPr>
        <w:t xml:space="preserve"> </w:t>
      </w:r>
      <w:r>
        <w:rPr>
          <w:color w:val="2C2C2C"/>
        </w:rPr>
        <w:t>probaron</w:t>
      </w:r>
      <w:r>
        <w:rPr>
          <w:color w:val="2C2C2C"/>
          <w:spacing w:val="-2"/>
        </w:rPr>
        <w:t xml:space="preserve"> </w:t>
      </w:r>
      <w:r>
        <w:rPr>
          <w:color w:val="2C2C2C"/>
        </w:rPr>
        <w:t>los</w:t>
      </w:r>
      <w:r>
        <w:rPr>
          <w:color w:val="2C2C2C"/>
          <w:spacing w:val="-4"/>
        </w:rPr>
        <w:t xml:space="preserve"> </w:t>
      </w:r>
      <w:r>
        <w:rPr>
          <w:color w:val="2C2C2C"/>
        </w:rPr>
        <w:t>valores</w:t>
      </w:r>
      <w:r>
        <w:rPr>
          <w:color w:val="2C2C2C"/>
          <w:spacing w:val="-3"/>
        </w:rPr>
        <w:t xml:space="preserve"> </w:t>
      </w:r>
      <w:r>
        <w:rPr>
          <w:color w:val="2C2C2C"/>
        </w:rPr>
        <w:t>k</w:t>
      </w:r>
      <w:r>
        <w:rPr>
          <w:color w:val="2C2C2C"/>
          <w:spacing w:val="-1"/>
        </w:rPr>
        <w:t xml:space="preserve"> </w:t>
      </w:r>
      <w:r>
        <w:rPr>
          <w:color w:val="2C2C2C"/>
        </w:rPr>
        <w:t>=</w:t>
      </w:r>
      <w:r>
        <w:rPr>
          <w:color w:val="2C2C2C"/>
          <w:spacing w:val="-4"/>
        </w:rPr>
        <w:t xml:space="preserve"> </w:t>
      </w:r>
      <w:r>
        <w:rPr>
          <w:color w:val="2C2C2C"/>
        </w:rPr>
        <w:t>1,</w:t>
      </w:r>
      <w:r>
        <w:rPr>
          <w:color w:val="2C2C2C"/>
          <w:spacing w:val="-4"/>
        </w:rPr>
        <w:t xml:space="preserve"> </w:t>
      </w:r>
      <w:r>
        <w:rPr>
          <w:color w:val="2C2C2C"/>
        </w:rPr>
        <w:t>3,</w:t>
      </w:r>
      <w:r>
        <w:rPr>
          <w:color w:val="2C2C2C"/>
          <w:spacing w:val="-4"/>
        </w:rPr>
        <w:t xml:space="preserve"> </w:t>
      </w:r>
      <w:r>
        <w:rPr>
          <w:color w:val="2C2C2C"/>
        </w:rPr>
        <w:t>5</w:t>
      </w:r>
      <w:r>
        <w:rPr>
          <w:color w:val="2C2C2C"/>
          <w:spacing w:val="-3"/>
        </w:rPr>
        <w:t xml:space="preserve"> </w:t>
      </w:r>
      <w:r>
        <w:rPr>
          <w:color w:val="2C2C2C"/>
        </w:rPr>
        <w:t>y 11</w:t>
      </w:r>
      <w:r>
        <w:rPr>
          <w:color w:val="2C2C2C"/>
          <w:spacing w:val="-1"/>
        </w:rPr>
        <w:t xml:space="preserve"> </w:t>
      </w:r>
      <w:r>
        <w:rPr>
          <w:color w:val="2C2C2C"/>
        </w:rPr>
        <w:t>para</w:t>
      </w:r>
      <w:r>
        <w:rPr>
          <w:color w:val="2C2C2C"/>
          <w:spacing w:val="-4"/>
        </w:rPr>
        <w:t xml:space="preserve"> </w:t>
      </w:r>
      <w:r>
        <w:rPr>
          <w:color w:val="2C2C2C"/>
        </w:rPr>
        <w:t>evaluar</w:t>
      </w:r>
      <w:r>
        <w:rPr>
          <w:color w:val="2C2C2C"/>
          <w:spacing w:val="-2"/>
        </w:rPr>
        <w:t xml:space="preserve"> </w:t>
      </w:r>
      <w:r>
        <w:rPr>
          <w:color w:val="2C2C2C"/>
        </w:rPr>
        <w:t>el</w:t>
      </w:r>
      <w:r>
        <w:rPr>
          <w:color w:val="2C2C2C"/>
          <w:spacing w:val="-4"/>
        </w:rPr>
        <w:t xml:space="preserve"> </w:t>
      </w:r>
      <w:r>
        <w:rPr>
          <w:color w:val="2C2C2C"/>
        </w:rPr>
        <w:t>impacto</w:t>
      </w:r>
      <w:r>
        <w:rPr>
          <w:color w:val="2C2C2C"/>
          <w:spacing w:val="-1"/>
        </w:rPr>
        <w:t xml:space="preserve"> </w:t>
      </w:r>
      <w:r>
        <w:rPr>
          <w:color w:val="2C2C2C"/>
        </w:rPr>
        <w:t>del</w:t>
      </w:r>
      <w:r>
        <w:rPr>
          <w:color w:val="2C2C2C"/>
          <w:spacing w:val="-2"/>
        </w:rPr>
        <w:t xml:space="preserve"> </w:t>
      </w:r>
      <w:r>
        <w:rPr>
          <w:color w:val="2C2C2C"/>
        </w:rPr>
        <w:t>parámetro de vecindad en el rendimiento computacional.</w:t>
      </w:r>
    </w:p>
    <w:p w14:paraId="3B36DA62" w14:textId="77777777" w:rsidR="00D733C9" w:rsidRDefault="00000000">
      <w:pPr>
        <w:pStyle w:val="Textoindependiente"/>
        <w:spacing w:before="199" w:line="312" w:lineRule="auto"/>
        <w:ind w:left="165" w:right="163"/>
        <w:jc w:val="both"/>
      </w:pPr>
      <w:r>
        <w:rPr>
          <w:color w:val="2C2C2C"/>
        </w:rPr>
        <w:t>Número</w:t>
      </w:r>
      <w:r>
        <w:rPr>
          <w:color w:val="2C2C2C"/>
          <w:spacing w:val="-12"/>
        </w:rPr>
        <w:t xml:space="preserve"> </w:t>
      </w:r>
      <w:r>
        <w:rPr>
          <w:color w:val="2C2C2C"/>
        </w:rPr>
        <w:t>de</w:t>
      </w:r>
      <w:r>
        <w:rPr>
          <w:color w:val="2C2C2C"/>
          <w:spacing w:val="-9"/>
        </w:rPr>
        <w:t xml:space="preserve"> </w:t>
      </w:r>
      <w:r>
        <w:rPr>
          <w:color w:val="2C2C2C"/>
        </w:rPr>
        <w:t>procesos/hilos</w:t>
      </w:r>
      <w:r>
        <w:rPr>
          <w:color w:val="2C2C2C"/>
          <w:spacing w:val="-12"/>
        </w:rPr>
        <w:t xml:space="preserve"> </w:t>
      </w:r>
      <w:r>
        <w:rPr>
          <w:color w:val="2C2C2C"/>
        </w:rPr>
        <w:t>(</w:t>
      </w:r>
      <w:r w:rsidRPr="008A7FA4">
        <w:rPr>
          <w:i/>
          <w:color w:val="2C2C2C"/>
          <w:rPrChange w:id="26" w:author="Palacios, Piero (CIP)" w:date="2026-05-12T20:08:00Z" w16du:dateUtc="2026-05-13T01:08:00Z">
            <w:rPr>
              <w:color w:val="2C2C2C"/>
            </w:rPr>
          </w:rPrChange>
        </w:rPr>
        <w:t>n_jobs</w:t>
      </w:r>
      <w:r>
        <w:rPr>
          <w:color w:val="2C2C2C"/>
        </w:rPr>
        <w:t>):</w:t>
      </w:r>
      <w:r>
        <w:rPr>
          <w:color w:val="2C2C2C"/>
          <w:spacing w:val="-11"/>
        </w:rPr>
        <w:t xml:space="preserve"> </w:t>
      </w:r>
      <w:r>
        <w:rPr>
          <w:color w:val="2C2C2C"/>
        </w:rPr>
        <w:t>Se</w:t>
      </w:r>
      <w:r>
        <w:rPr>
          <w:color w:val="2C2C2C"/>
          <w:spacing w:val="-10"/>
        </w:rPr>
        <w:t xml:space="preserve"> </w:t>
      </w:r>
      <w:r>
        <w:rPr>
          <w:color w:val="2C2C2C"/>
        </w:rPr>
        <w:t>utilizaron</w:t>
      </w:r>
      <w:r>
        <w:rPr>
          <w:color w:val="2C2C2C"/>
          <w:spacing w:val="-10"/>
        </w:rPr>
        <w:t xml:space="preserve"> </w:t>
      </w:r>
      <w:r>
        <w:rPr>
          <w:color w:val="2C2C2C"/>
        </w:rPr>
        <w:t>las</w:t>
      </w:r>
      <w:r>
        <w:rPr>
          <w:color w:val="2C2C2C"/>
          <w:spacing w:val="-12"/>
        </w:rPr>
        <w:t xml:space="preserve"> </w:t>
      </w:r>
      <w:r>
        <w:rPr>
          <w:color w:val="2C2C2C"/>
        </w:rPr>
        <w:t>siguientes</w:t>
      </w:r>
      <w:r>
        <w:rPr>
          <w:color w:val="2C2C2C"/>
          <w:spacing w:val="-9"/>
        </w:rPr>
        <w:t xml:space="preserve"> </w:t>
      </w:r>
      <w:r>
        <w:rPr>
          <w:color w:val="2C2C2C"/>
        </w:rPr>
        <w:t>configuraciones</w:t>
      </w:r>
      <w:r>
        <w:rPr>
          <w:color w:val="2C2C2C"/>
          <w:spacing w:val="-10"/>
        </w:rPr>
        <w:t xml:space="preserve"> </w:t>
      </w:r>
      <w:r>
        <w:rPr>
          <w:color w:val="2C2C2C"/>
        </w:rPr>
        <w:t>de</w:t>
      </w:r>
      <w:r>
        <w:rPr>
          <w:color w:val="2C2C2C"/>
          <w:spacing w:val="-13"/>
        </w:rPr>
        <w:t xml:space="preserve"> </w:t>
      </w:r>
      <w:r>
        <w:rPr>
          <w:color w:val="2C2C2C"/>
        </w:rPr>
        <w:t>paralelismo:</w:t>
      </w:r>
      <w:r>
        <w:rPr>
          <w:color w:val="2C2C2C"/>
          <w:spacing w:val="-11"/>
        </w:rPr>
        <w:t xml:space="preserve"> </w:t>
      </w:r>
      <w:r>
        <w:rPr>
          <w:color w:val="2C2C2C"/>
        </w:rPr>
        <w:t>1,</w:t>
      </w:r>
      <w:r>
        <w:rPr>
          <w:color w:val="2C2C2C"/>
          <w:spacing w:val="-12"/>
        </w:rPr>
        <w:t xml:space="preserve"> </w:t>
      </w:r>
      <w:r>
        <w:rPr>
          <w:color w:val="2C2C2C"/>
        </w:rPr>
        <w:t>2,</w:t>
      </w:r>
      <w:r>
        <w:rPr>
          <w:color w:val="2C2C2C"/>
          <w:spacing w:val="-12"/>
        </w:rPr>
        <w:t xml:space="preserve"> </w:t>
      </w:r>
      <w:r>
        <w:rPr>
          <w:color w:val="2C2C2C"/>
        </w:rPr>
        <w:t xml:space="preserve">4, 8, 16 y 32 procesos. El </w:t>
      </w:r>
      <w:r w:rsidRPr="008A7FA4">
        <w:rPr>
          <w:i/>
          <w:iCs/>
          <w:color w:val="2C2C2C"/>
          <w:rPrChange w:id="27" w:author="Palacios, Piero (CIP)" w:date="2026-05-12T20:07:00Z" w16du:dateUtc="2026-05-13T01:07:00Z">
            <w:rPr>
              <w:color w:val="2C2C2C"/>
            </w:rPr>
          </w:rPrChange>
        </w:rPr>
        <w:t>backend</w:t>
      </w:r>
      <w:r>
        <w:rPr>
          <w:color w:val="2C2C2C"/>
        </w:rPr>
        <w:t xml:space="preserve"> de paralelización empleado fue '</w:t>
      </w:r>
      <w:r w:rsidRPr="008A7FA4">
        <w:rPr>
          <w:i/>
          <w:iCs/>
          <w:color w:val="2C2C2C"/>
          <w:rPrChange w:id="28" w:author="Palacios, Piero (CIP)" w:date="2026-05-12T20:07:00Z" w16du:dateUtc="2026-05-13T01:07:00Z">
            <w:rPr>
              <w:color w:val="2C2C2C"/>
            </w:rPr>
          </w:rPrChange>
        </w:rPr>
        <w:t>loky</w:t>
      </w:r>
      <w:r>
        <w:rPr>
          <w:color w:val="2C2C2C"/>
        </w:rPr>
        <w:t xml:space="preserve">' mediante la librería </w:t>
      </w:r>
      <w:r w:rsidRPr="008A7FA4">
        <w:rPr>
          <w:i/>
          <w:iCs/>
          <w:color w:val="2C2C2C"/>
          <w:rPrChange w:id="29" w:author="Palacios, Piero (CIP)" w:date="2026-05-12T20:08:00Z" w16du:dateUtc="2026-05-13T01:08:00Z">
            <w:rPr>
              <w:color w:val="2C2C2C"/>
            </w:rPr>
          </w:rPrChange>
        </w:rPr>
        <w:t>joblib</w:t>
      </w:r>
      <w:r>
        <w:rPr>
          <w:color w:val="2C2C2C"/>
        </w:rPr>
        <w:t>, gestionado a través de SLURM en el entorno HPC.</w:t>
      </w:r>
    </w:p>
    <w:p w14:paraId="4264B585" w14:textId="77777777" w:rsidR="00D733C9" w:rsidRDefault="00000000">
      <w:pPr>
        <w:pStyle w:val="Textoindependiente"/>
        <w:spacing w:before="201" w:line="312" w:lineRule="auto"/>
        <w:ind w:left="165" w:right="166"/>
        <w:jc w:val="both"/>
      </w:pPr>
      <w:r>
        <w:rPr>
          <w:color w:val="2C2C2C"/>
        </w:rPr>
        <w:t>Número de muestras: Se realizaron pruebas con diferentes tamaños de datos para evaluar la escalabilidad con respecto al volumen de instancias.</w:t>
      </w:r>
    </w:p>
    <w:p w14:paraId="2C9499F1" w14:textId="77777777" w:rsidR="00D733C9" w:rsidRPr="00BC23F4" w:rsidRDefault="00000000">
      <w:pPr>
        <w:pStyle w:val="Textoindependiente"/>
        <w:spacing w:before="199" w:line="312" w:lineRule="auto"/>
        <w:ind w:left="165" w:right="158"/>
        <w:jc w:val="both"/>
      </w:pPr>
      <w:r>
        <w:rPr>
          <w:color w:val="2C2C2C"/>
        </w:rPr>
        <w:t>El código fuente principal (</w:t>
      </w:r>
      <w:r w:rsidRPr="00BC23F4">
        <w:rPr>
          <w:i/>
          <w:iCs/>
          <w:color w:val="2C2C2C"/>
          <w:rPrChange w:id="30" w:author="Palacios, Piero (CIP)" w:date="2026-05-12T20:06:00Z" w16du:dateUtc="2026-05-13T01:06:00Z">
            <w:rPr>
              <w:color w:val="2C2C2C"/>
            </w:rPr>
          </w:rPrChange>
        </w:rPr>
        <w:t>knn.py</w:t>
      </w:r>
      <w:r>
        <w:rPr>
          <w:color w:val="2C2C2C"/>
        </w:rPr>
        <w:t xml:space="preserve">) fue desarrollado en Python 3, utilizando las librerías </w:t>
      </w:r>
      <w:r w:rsidRPr="00BC23F4">
        <w:rPr>
          <w:i/>
          <w:iCs/>
          <w:color w:val="2C2C2C"/>
          <w:rPrChange w:id="31" w:author="Palacios, Piero (CIP)" w:date="2026-05-12T20:07:00Z" w16du:dateUtc="2026-05-13T01:07:00Z">
            <w:rPr>
              <w:color w:val="2C2C2C"/>
            </w:rPr>
          </w:rPrChange>
        </w:rPr>
        <w:t>scikit-learn</w:t>
      </w:r>
      <w:r>
        <w:rPr>
          <w:color w:val="2C2C2C"/>
        </w:rPr>
        <w:t xml:space="preserve"> para</w:t>
      </w:r>
      <w:r>
        <w:rPr>
          <w:color w:val="2C2C2C"/>
          <w:spacing w:val="-4"/>
        </w:rPr>
        <w:t xml:space="preserve"> </w:t>
      </w:r>
      <w:r>
        <w:rPr>
          <w:color w:val="2C2C2C"/>
        </w:rPr>
        <w:t>la</w:t>
      </w:r>
      <w:r>
        <w:rPr>
          <w:color w:val="2C2C2C"/>
          <w:spacing w:val="-4"/>
        </w:rPr>
        <w:t xml:space="preserve"> </w:t>
      </w:r>
      <w:r>
        <w:rPr>
          <w:color w:val="2C2C2C"/>
        </w:rPr>
        <w:t>implementación</w:t>
      </w:r>
      <w:r>
        <w:rPr>
          <w:color w:val="2C2C2C"/>
          <w:spacing w:val="-5"/>
        </w:rPr>
        <w:t xml:space="preserve"> </w:t>
      </w:r>
      <w:r>
        <w:rPr>
          <w:color w:val="2C2C2C"/>
        </w:rPr>
        <w:t>de</w:t>
      </w:r>
      <w:r>
        <w:rPr>
          <w:color w:val="2C2C2C"/>
          <w:spacing w:val="-8"/>
        </w:rPr>
        <w:t xml:space="preserve"> </w:t>
      </w:r>
      <w:r>
        <w:rPr>
          <w:color w:val="2C2C2C"/>
        </w:rPr>
        <w:t>KNN,</w:t>
      </w:r>
      <w:r>
        <w:rPr>
          <w:color w:val="2C2C2C"/>
          <w:spacing w:val="-4"/>
        </w:rPr>
        <w:t xml:space="preserve"> </w:t>
      </w:r>
      <w:r w:rsidRPr="00BC23F4">
        <w:rPr>
          <w:i/>
          <w:iCs/>
          <w:color w:val="2C2C2C"/>
          <w:rPrChange w:id="32" w:author="Palacios, Piero (CIP)" w:date="2026-05-12T20:07:00Z" w16du:dateUtc="2026-05-13T01:07:00Z">
            <w:rPr>
              <w:color w:val="2C2C2C"/>
            </w:rPr>
          </w:rPrChange>
        </w:rPr>
        <w:t>joblib</w:t>
      </w:r>
      <w:r>
        <w:rPr>
          <w:color w:val="2C2C2C"/>
          <w:spacing w:val="-5"/>
        </w:rPr>
        <w:t xml:space="preserve"> </w:t>
      </w:r>
      <w:r>
        <w:rPr>
          <w:color w:val="2C2C2C"/>
        </w:rPr>
        <w:t>para</w:t>
      </w:r>
      <w:r>
        <w:rPr>
          <w:color w:val="2C2C2C"/>
          <w:spacing w:val="-6"/>
        </w:rPr>
        <w:t xml:space="preserve"> </w:t>
      </w:r>
      <w:r>
        <w:rPr>
          <w:color w:val="2C2C2C"/>
        </w:rPr>
        <w:t>el</w:t>
      </w:r>
      <w:r>
        <w:rPr>
          <w:color w:val="2C2C2C"/>
          <w:spacing w:val="-4"/>
        </w:rPr>
        <w:t xml:space="preserve"> </w:t>
      </w:r>
      <w:r>
        <w:rPr>
          <w:color w:val="2C2C2C"/>
        </w:rPr>
        <w:t>paralelismo,</w:t>
      </w:r>
      <w:r>
        <w:rPr>
          <w:color w:val="2C2C2C"/>
          <w:spacing w:val="-4"/>
        </w:rPr>
        <w:t xml:space="preserve"> </w:t>
      </w:r>
      <w:r>
        <w:rPr>
          <w:color w:val="2C2C2C"/>
        </w:rPr>
        <w:t>y</w:t>
      </w:r>
      <w:r>
        <w:rPr>
          <w:color w:val="2C2C2C"/>
          <w:spacing w:val="-3"/>
        </w:rPr>
        <w:t xml:space="preserve"> </w:t>
      </w:r>
      <w:r w:rsidRPr="00BC23F4">
        <w:rPr>
          <w:i/>
          <w:iCs/>
          <w:color w:val="2C2C2C"/>
          <w:rPrChange w:id="33" w:author="Palacios, Piero (CIP)" w:date="2026-05-12T20:07:00Z" w16du:dateUtc="2026-05-13T01:07:00Z">
            <w:rPr>
              <w:color w:val="2C2C2C"/>
            </w:rPr>
          </w:rPrChange>
        </w:rPr>
        <w:t>ucimlrepo</w:t>
      </w:r>
      <w:r>
        <w:rPr>
          <w:color w:val="2C2C2C"/>
          <w:spacing w:val="-6"/>
        </w:rPr>
        <w:t xml:space="preserve"> </w:t>
      </w:r>
      <w:r>
        <w:rPr>
          <w:color w:val="2C2C2C"/>
        </w:rPr>
        <w:t>para</w:t>
      </w:r>
      <w:r>
        <w:rPr>
          <w:color w:val="2C2C2C"/>
          <w:spacing w:val="-4"/>
        </w:rPr>
        <w:t xml:space="preserve"> </w:t>
      </w:r>
      <w:r>
        <w:rPr>
          <w:color w:val="2C2C2C"/>
        </w:rPr>
        <w:t>la</w:t>
      </w:r>
      <w:r>
        <w:rPr>
          <w:color w:val="2C2C2C"/>
          <w:spacing w:val="-7"/>
        </w:rPr>
        <w:t xml:space="preserve"> </w:t>
      </w:r>
      <w:r>
        <w:rPr>
          <w:color w:val="2C2C2C"/>
        </w:rPr>
        <w:t>obtención</w:t>
      </w:r>
      <w:r>
        <w:rPr>
          <w:color w:val="2C2C2C"/>
          <w:spacing w:val="-5"/>
        </w:rPr>
        <w:t xml:space="preserve"> </w:t>
      </w:r>
      <w:r>
        <w:rPr>
          <w:color w:val="2C2C2C"/>
        </w:rPr>
        <w:t>del</w:t>
      </w:r>
      <w:r>
        <w:rPr>
          <w:color w:val="2C2C2C"/>
          <w:spacing w:val="-7"/>
        </w:rPr>
        <w:t xml:space="preserve"> </w:t>
      </w:r>
      <w:r>
        <w:rPr>
          <w:color w:val="2C2C2C"/>
        </w:rPr>
        <w:t>dataset. El</w:t>
      </w:r>
      <w:r>
        <w:rPr>
          <w:color w:val="2C2C2C"/>
          <w:spacing w:val="-13"/>
        </w:rPr>
        <w:t xml:space="preserve"> </w:t>
      </w:r>
      <w:r>
        <w:rPr>
          <w:color w:val="2C2C2C"/>
        </w:rPr>
        <w:t>script</w:t>
      </w:r>
      <w:r>
        <w:rPr>
          <w:color w:val="2C2C2C"/>
          <w:spacing w:val="-12"/>
        </w:rPr>
        <w:t xml:space="preserve"> </w:t>
      </w:r>
      <w:r>
        <w:rPr>
          <w:color w:val="2C2C2C"/>
        </w:rPr>
        <w:t>de</w:t>
      </w:r>
      <w:r>
        <w:rPr>
          <w:color w:val="2C2C2C"/>
          <w:spacing w:val="-13"/>
        </w:rPr>
        <w:t xml:space="preserve"> </w:t>
      </w:r>
      <w:r w:rsidRPr="00BC23F4">
        <w:rPr>
          <w:i/>
          <w:iCs/>
          <w:color w:val="2C2C2C"/>
          <w:rPrChange w:id="34" w:author="Palacios, Piero (CIP)" w:date="2026-05-12T20:07:00Z" w16du:dateUtc="2026-05-13T01:07:00Z">
            <w:rPr>
              <w:color w:val="2C2C2C"/>
            </w:rPr>
          </w:rPrChange>
        </w:rPr>
        <w:t>prefetch</w:t>
      </w:r>
      <w:r>
        <w:rPr>
          <w:color w:val="2C2C2C"/>
          <w:spacing w:val="-12"/>
        </w:rPr>
        <w:t xml:space="preserve"> </w:t>
      </w:r>
      <w:r>
        <w:rPr>
          <w:color w:val="2C2C2C"/>
        </w:rPr>
        <w:t>(</w:t>
      </w:r>
      <w:r w:rsidRPr="00BC23F4">
        <w:rPr>
          <w:i/>
          <w:iCs/>
          <w:color w:val="2C2C2C"/>
          <w:rPrChange w:id="35" w:author="Palacios, Piero (CIP)" w:date="2026-05-12T20:07:00Z" w16du:dateUtc="2026-05-13T01:07:00Z">
            <w:rPr>
              <w:color w:val="2C2C2C"/>
            </w:rPr>
          </w:rPrChange>
        </w:rPr>
        <w:t>prefetch_dataset.py</w:t>
      </w:r>
      <w:r>
        <w:rPr>
          <w:color w:val="2C2C2C"/>
        </w:rPr>
        <w:t>)</w:t>
      </w:r>
      <w:r>
        <w:rPr>
          <w:color w:val="2C2C2C"/>
          <w:spacing w:val="-13"/>
        </w:rPr>
        <w:t xml:space="preserve"> </w:t>
      </w:r>
      <w:r>
        <w:rPr>
          <w:color w:val="2C2C2C"/>
        </w:rPr>
        <w:t>permite</w:t>
      </w:r>
      <w:r>
        <w:rPr>
          <w:color w:val="2C2C2C"/>
          <w:spacing w:val="-12"/>
        </w:rPr>
        <w:t xml:space="preserve"> </w:t>
      </w:r>
      <w:r>
        <w:rPr>
          <w:color w:val="2C2C2C"/>
        </w:rPr>
        <w:t>descargar</w:t>
      </w:r>
      <w:r>
        <w:rPr>
          <w:color w:val="2C2C2C"/>
          <w:spacing w:val="-13"/>
        </w:rPr>
        <w:t xml:space="preserve"> </w:t>
      </w:r>
      <w:r>
        <w:rPr>
          <w:color w:val="2C2C2C"/>
        </w:rPr>
        <w:t>y</w:t>
      </w:r>
      <w:r>
        <w:rPr>
          <w:color w:val="2C2C2C"/>
          <w:spacing w:val="-11"/>
        </w:rPr>
        <w:t xml:space="preserve"> </w:t>
      </w:r>
      <w:r>
        <w:rPr>
          <w:color w:val="2C2C2C"/>
        </w:rPr>
        <w:t>cachear</w:t>
      </w:r>
      <w:r>
        <w:rPr>
          <w:color w:val="2C2C2C"/>
          <w:spacing w:val="-11"/>
        </w:rPr>
        <w:t xml:space="preserve"> </w:t>
      </w:r>
      <w:r>
        <w:rPr>
          <w:color w:val="2C2C2C"/>
        </w:rPr>
        <w:t>el</w:t>
      </w:r>
      <w:r>
        <w:rPr>
          <w:color w:val="2C2C2C"/>
          <w:spacing w:val="-13"/>
        </w:rPr>
        <w:t xml:space="preserve"> </w:t>
      </w:r>
      <w:r>
        <w:rPr>
          <w:color w:val="2C2C2C"/>
        </w:rPr>
        <w:t>dataset</w:t>
      </w:r>
      <w:r>
        <w:rPr>
          <w:color w:val="2C2C2C"/>
          <w:spacing w:val="-12"/>
        </w:rPr>
        <w:t xml:space="preserve"> </w:t>
      </w:r>
      <w:r>
        <w:rPr>
          <w:color w:val="2C2C2C"/>
        </w:rPr>
        <w:t>localmente</w:t>
      </w:r>
      <w:r>
        <w:rPr>
          <w:color w:val="2C2C2C"/>
          <w:spacing w:val="-13"/>
        </w:rPr>
        <w:t xml:space="preserve"> </w:t>
      </w:r>
      <w:r>
        <w:rPr>
          <w:color w:val="2C2C2C"/>
        </w:rPr>
        <w:t>antes</w:t>
      </w:r>
      <w:r>
        <w:rPr>
          <w:color w:val="2C2C2C"/>
          <w:spacing w:val="-11"/>
        </w:rPr>
        <w:t xml:space="preserve"> </w:t>
      </w:r>
      <w:r>
        <w:rPr>
          <w:color w:val="2C2C2C"/>
        </w:rPr>
        <w:t>de la ejecución de los trabajos en el cluster.</w:t>
      </w:r>
    </w:p>
    <w:p w14:paraId="5BE2783C" w14:textId="77777777" w:rsidR="00D733C9" w:rsidRDefault="00D733C9">
      <w:pPr>
        <w:pStyle w:val="Textoindependiente"/>
        <w:spacing w:before="214"/>
      </w:pPr>
    </w:p>
    <w:p w14:paraId="1A2B6CCB" w14:textId="77777777" w:rsidR="00D733C9" w:rsidRDefault="00000000">
      <w:pPr>
        <w:pStyle w:val="Ttulo1"/>
        <w:numPr>
          <w:ilvl w:val="0"/>
          <w:numId w:val="7"/>
        </w:numPr>
        <w:tabs>
          <w:tab w:val="left" w:pos="523"/>
        </w:tabs>
        <w:ind w:left="523" w:hanging="358"/>
      </w:pPr>
      <w:bookmarkStart w:id="36" w:name="_bookmark6"/>
      <w:bookmarkEnd w:id="36"/>
      <w:r>
        <w:rPr>
          <w:color w:val="205E99"/>
        </w:rPr>
        <w:t>Métricas</w:t>
      </w:r>
      <w:r>
        <w:rPr>
          <w:color w:val="205E99"/>
          <w:spacing w:val="-7"/>
        </w:rPr>
        <w:t xml:space="preserve"> </w:t>
      </w:r>
      <w:r>
        <w:rPr>
          <w:color w:val="205E99"/>
        </w:rPr>
        <w:t>de</w:t>
      </w:r>
      <w:r>
        <w:rPr>
          <w:color w:val="205E99"/>
          <w:spacing w:val="-6"/>
        </w:rPr>
        <w:t xml:space="preserve"> </w:t>
      </w:r>
      <w:r>
        <w:rPr>
          <w:color w:val="205E99"/>
          <w:spacing w:val="-2"/>
        </w:rPr>
        <w:t>Rendimiento</w:t>
      </w:r>
    </w:p>
    <w:p w14:paraId="0EF956CE" w14:textId="77777777" w:rsidR="00D733C9" w:rsidRDefault="00D733C9">
      <w:pPr>
        <w:pStyle w:val="Textoindependiente"/>
        <w:spacing w:before="54"/>
        <w:rPr>
          <w:b/>
          <w:sz w:val="36"/>
        </w:rPr>
      </w:pPr>
    </w:p>
    <w:p w14:paraId="0E83D303" w14:textId="77777777" w:rsidR="00D733C9" w:rsidRDefault="00000000">
      <w:pPr>
        <w:pStyle w:val="Ttulo2"/>
        <w:numPr>
          <w:ilvl w:val="1"/>
          <w:numId w:val="7"/>
        </w:numPr>
        <w:tabs>
          <w:tab w:val="left" w:pos="582"/>
        </w:tabs>
        <w:ind w:left="582" w:hanging="417"/>
      </w:pPr>
      <w:bookmarkStart w:id="37" w:name="_bookmark7"/>
      <w:bookmarkEnd w:id="37"/>
      <w:r>
        <w:rPr>
          <w:color w:val="2C2C2C"/>
        </w:rPr>
        <w:t>Tiempo</w:t>
      </w:r>
      <w:r>
        <w:rPr>
          <w:color w:val="2C2C2C"/>
          <w:spacing w:val="-2"/>
        </w:rPr>
        <w:t xml:space="preserve"> </w:t>
      </w:r>
      <w:r>
        <w:rPr>
          <w:color w:val="2C2C2C"/>
        </w:rPr>
        <w:t>de</w:t>
      </w:r>
      <w:r>
        <w:rPr>
          <w:color w:val="2C2C2C"/>
          <w:spacing w:val="-3"/>
        </w:rPr>
        <w:t xml:space="preserve"> </w:t>
      </w:r>
      <w:r>
        <w:rPr>
          <w:color w:val="2C2C2C"/>
          <w:spacing w:val="-2"/>
        </w:rPr>
        <w:t>Ejecución</w:t>
      </w:r>
    </w:p>
    <w:p w14:paraId="7242DA13" w14:textId="77777777" w:rsidR="00D733C9" w:rsidRDefault="00000000">
      <w:pPr>
        <w:pStyle w:val="Textoindependiente"/>
        <w:spacing w:before="241" w:line="312" w:lineRule="auto"/>
        <w:ind w:left="165" w:right="164"/>
        <w:jc w:val="both"/>
      </w:pPr>
      <w:r>
        <w:rPr>
          <w:color w:val="2C2C2C"/>
        </w:rPr>
        <w:t xml:space="preserve">Mide el tiempo requerido para realizar la predicción sobre el conjunto de prueba. Se utilizó </w:t>
      </w:r>
      <w:r w:rsidRPr="00DB11E1">
        <w:rPr>
          <w:i/>
          <w:iCs/>
          <w:color w:val="2C2C2C"/>
          <w:rPrChange w:id="38" w:author="Palacios, Piero (CIP)" w:date="2026-05-12T20:11:00Z" w16du:dateUtc="2026-05-13T01:11:00Z">
            <w:rPr>
              <w:color w:val="2C2C2C"/>
            </w:rPr>
          </w:rPrChange>
        </w:rPr>
        <w:t xml:space="preserve">time.perf_counter() </w:t>
      </w:r>
      <w:r>
        <w:rPr>
          <w:color w:val="2C2C2C"/>
        </w:rPr>
        <w:t>para obtener mediciones de alta precisión. El tiempo reportado corresponde al promedio de 10 repeticiones (</w:t>
      </w:r>
      <w:r w:rsidRPr="00DB11E1">
        <w:rPr>
          <w:i/>
          <w:iCs/>
          <w:color w:val="2C2C2C"/>
          <w:rPrChange w:id="39" w:author="Palacios, Piero (CIP)" w:date="2026-05-12T20:11:00Z" w16du:dateUtc="2026-05-13T01:11:00Z">
            <w:rPr>
              <w:color w:val="2C2C2C"/>
            </w:rPr>
          </w:rPrChange>
        </w:rPr>
        <w:t>n_reps</w:t>
      </w:r>
      <w:r>
        <w:rPr>
          <w:color w:val="2C2C2C"/>
        </w:rPr>
        <w:t>=10) para reducir el ruido en las mediciones.</w:t>
      </w:r>
    </w:p>
    <w:p w14:paraId="09B50FC1" w14:textId="77777777" w:rsidR="00D733C9" w:rsidRDefault="00D733C9">
      <w:pPr>
        <w:pStyle w:val="Textoindependiente"/>
        <w:spacing w:before="91"/>
      </w:pPr>
    </w:p>
    <w:p w14:paraId="022A148B" w14:textId="77777777" w:rsidR="00D733C9" w:rsidRDefault="00000000">
      <w:pPr>
        <w:pStyle w:val="Ttulo2"/>
        <w:numPr>
          <w:ilvl w:val="1"/>
          <w:numId w:val="7"/>
        </w:numPr>
        <w:tabs>
          <w:tab w:val="left" w:pos="582"/>
        </w:tabs>
        <w:ind w:left="582" w:hanging="417"/>
      </w:pPr>
      <w:bookmarkStart w:id="40" w:name="_bookmark8"/>
      <w:bookmarkEnd w:id="40"/>
      <w:r>
        <w:rPr>
          <w:color w:val="2C2C2C"/>
          <w:spacing w:val="-2"/>
        </w:rPr>
        <w:t>Speedup</w:t>
      </w:r>
    </w:p>
    <w:p w14:paraId="2362B92B" w14:textId="3B0BC0C2" w:rsidR="00D733C9" w:rsidRDefault="00000000">
      <w:pPr>
        <w:pStyle w:val="Textoindependiente"/>
        <w:spacing w:before="244" w:line="312" w:lineRule="auto"/>
        <w:ind w:left="165" w:right="166"/>
        <w:jc w:val="both"/>
      </w:pPr>
      <w:r>
        <w:rPr>
          <w:color w:val="2C2C2C"/>
        </w:rPr>
        <w:t xml:space="preserve">El </w:t>
      </w:r>
      <w:ins w:id="41" w:author="Palacios, Piero (CIP)" w:date="2026-05-12T20:12:00Z" w16du:dateUtc="2026-05-13T01:12:00Z">
        <w:r w:rsidR="00BE0F96" w:rsidRPr="00BE0F96">
          <w:rPr>
            <w:i/>
            <w:iCs/>
            <w:color w:val="2C2C2C"/>
            <w:rPrChange w:id="42" w:author="Palacios, Piero (CIP)" w:date="2026-05-12T20:12:00Z" w16du:dateUtc="2026-05-13T01:12:00Z">
              <w:rPr>
                <w:color w:val="2C2C2C"/>
              </w:rPr>
            </w:rPrChange>
          </w:rPr>
          <w:t>S</w:t>
        </w:r>
      </w:ins>
      <w:del w:id="43" w:author="Palacios, Piero (CIP)" w:date="2026-05-12T20:12:00Z" w16du:dateUtc="2026-05-13T01:12:00Z">
        <w:r w:rsidRPr="00BE0F96" w:rsidDel="00BE0F96">
          <w:rPr>
            <w:i/>
            <w:iCs/>
            <w:color w:val="2C2C2C"/>
            <w:rPrChange w:id="44" w:author="Palacios, Piero (CIP)" w:date="2026-05-12T20:12:00Z" w16du:dateUtc="2026-05-13T01:12:00Z">
              <w:rPr>
                <w:color w:val="2C2C2C"/>
              </w:rPr>
            </w:rPrChange>
          </w:rPr>
          <w:delText>s</w:delText>
        </w:r>
      </w:del>
      <w:r w:rsidRPr="00BE0F96">
        <w:rPr>
          <w:i/>
          <w:iCs/>
          <w:color w:val="2C2C2C"/>
          <w:rPrChange w:id="45" w:author="Palacios, Piero (CIP)" w:date="2026-05-12T20:12:00Z" w16du:dateUtc="2026-05-13T01:12:00Z">
            <w:rPr>
              <w:color w:val="2C2C2C"/>
            </w:rPr>
          </w:rPrChange>
        </w:rPr>
        <w:t>peedup</w:t>
      </w:r>
      <w:r>
        <w:rPr>
          <w:color w:val="2C2C2C"/>
        </w:rPr>
        <w:t xml:space="preserve"> mide cuánto mejora el rendimiento al utilizar múltiples procesos en comparación con la ejecución secuencial. Se calcula mediante la fórmula:</w:t>
      </w:r>
    </w:p>
    <w:p w14:paraId="1D666198" w14:textId="77777777" w:rsidR="00D733C9" w:rsidRPr="00DB11E1" w:rsidRDefault="00000000">
      <w:pPr>
        <w:pStyle w:val="Ttulo3"/>
        <w:spacing w:before="199"/>
      </w:pPr>
      <w:r w:rsidRPr="00DB11E1">
        <w:rPr>
          <w:rPrChange w:id="46" w:author="Palacios, Piero (CIP)" w:date="2026-05-12T20:11:00Z" w16du:dateUtc="2026-05-13T01:11:00Z">
            <w:rPr>
              <w:color w:val="0087AA"/>
            </w:rPr>
          </w:rPrChange>
        </w:rPr>
        <w:t>S(p)</w:t>
      </w:r>
      <w:r w:rsidRPr="00DB11E1">
        <w:rPr>
          <w:spacing w:val="-2"/>
          <w:rPrChange w:id="47" w:author="Palacios, Piero (CIP)" w:date="2026-05-12T20:11:00Z" w16du:dateUtc="2026-05-13T01:11:00Z">
            <w:rPr>
              <w:color w:val="0087AA"/>
              <w:spacing w:val="-2"/>
            </w:rPr>
          </w:rPrChange>
        </w:rPr>
        <w:t xml:space="preserve"> </w:t>
      </w:r>
      <w:r w:rsidRPr="00DB11E1">
        <w:rPr>
          <w:rPrChange w:id="48" w:author="Palacios, Piero (CIP)" w:date="2026-05-12T20:11:00Z" w16du:dateUtc="2026-05-13T01:11:00Z">
            <w:rPr>
              <w:color w:val="0087AA"/>
            </w:rPr>
          </w:rPrChange>
        </w:rPr>
        <w:t>= T(1)</w:t>
      </w:r>
      <w:r w:rsidRPr="00DB11E1">
        <w:rPr>
          <w:spacing w:val="-2"/>
          <w:rPrChange w:id="49" w:author="Palacios, Piero (CIP)" w:date="2026-05-12T20:11:00Z" w16du:dateUtc="2026-05-13T01:11:00Z">
            <w:rPr>
              <w:color w:val="0087AA"/>
              <w:spacing w:val="-2"/>
            </w:rPr>
          </w:rPrChange>
        </w:rPr>
        <w:t xml:space="preserve"> </w:t>
      </w:r>
      <w:r w:rsidRPr="00DB11E1">
        <w:rPr>
          <w:rPrChange w:id="50" w:author="Palacios, Piero (CIP)" w:date="2026-05-12T20:11:00Z" w16du:dateUtc="2026-05-13T01:11:00Z">
            <w:rPr>
              <w:color w:val="0087AA"/>
            </w:rPr>
          </w:rPrChange>
        </w:rPr>
        <w:t xml:space="preserve">/ </w:t>
      </w:r>
      <w:r w:rsidRPr="00DB11E1">
        <w:rPr>
          <w:spacing w:val="-4"/>
          <w:rPrChange w:id="51" w:author="Palacios, Piero (CIP)" w:date="2026-05-12T20:11:00Z" w16du:dateUtc="2026-05-13T01:11:00Z">
            <w:rPr>
              <w:color w:val="0087AA"/>
              <w:spacing w:val="-4"/>
            </w:rPr>
          </w:rPrChange>
        </w:rPr>
        <w:t>T(p)</w:t>
      </w:r>
    </w:p>
    <w:p w14:paraId="7BBACCD2" w14:textId="77777777" w:rsidR="00D733C9" w:rsidRDefault="00000000">
      <w:pPr>
        <w:pStyle w:val="Textoindependiente"/>
        <w:spacing w:before="288" w:line="312" w:lineRule="auto"/>
        <w:ind w:left="165" w:right="159"/>
        <w:jc w:val="both"/>
      </w:pPr>
      <w:r>
        <w:rPr>
          <w:color w:val="2C2C2C"/>
        </w:rPr>
        <w:t>Donde</w:t>
      </w:r>
      <w:r>
        <w:rPr>
          <w:color w:val="2C2C2C"/>
          <w:spacing w:val="-11"/>
        </w:rPr>
        <w:t xml:space="preserve"> </w:t>
      </w:r>
      <w:r w:rsidRPr="009E2311">
        <w:rPr>
          <w:b/>
          <w:bCs/>
          <w:i/>
          <w:iCs/>
          <w:color w:val="2C2C2C"/>
          <w:rPrChange w:id="52" w:author="Palacios, Piero (CIP)" w:date="2026-05-12T20:13:00Z" w16du:dateUtc="2026-05-13T01:13:00Z">
            <w:rPr>
              <w:color w:val="2C2C2C"/>
            </w:rPr>
          </w:rPrChange>
        </w:rPr>
        <w:t>T(1)</w:t>
      </w:r>
      <w:r>
        <w:rPr>
          <w:color w:val="2C2C2C"/>
          <w:spacing w:val="-11"/>
        </w:rPr>
        <w:t xml:space="preserve"> </w:t>
      </w:r>
      <w:r w:rsidRPr="009E2311">
        <w:rPr>
          <w:b/>
          <w:bCs/>
          <w:color w:val="2C2C2C"/>
          <w:rPrChange w:id="53" w:author="Palacios, Piero (CIP)" w:date="2026-05-12T20:13:00Z" w16du:dateUtc="2026-05-13T01:13:00Z">
            <w:rPr>
              <w:color w:val="2C2C2C"/>
            </w:rPr>
          </w:rPrChange>
        </w:rPr>
        <w:t>es</w:t>
      </w:r>
      <w:r w:rsidRPr="009E2311">
        <w:rPr>
          <w:b/>
          <w:bCs/>
          <w:color w:val="2C2C2C"/>
          <w:spacing w:val="-9"/>
          <w:rPrChange w:id="54" w:author="Palacios, Piero (CIP)" w:date="2026-05-12T20:13:00Z" w16du:dateUtc="2026-05-13T01:13:00Z">
            <w:rPr>
              <w:color w:val="2C2C2C"/>
              <w:spacing w:val="-9"/>
            </w:rPr>
          </w:rPrChange>
        </w:rPr>
        <w:t xml:space="preserve"> </w:t>
      </w:r>
      <w:r w:rsidRPr="009E2311">
        <w:rPr>
          <w:b/>
          <w:bCs/>
          <w:color w:val="2C2C2C"/>
          <w:rPrChange w:id="55" w:author="Palacios, Piero (CIP)" w:date="2026-05-12T20:13:00Z" w16du:dateUtc="2026-05-13T01:13:00Z">
            <w:rPr>
              <w:color w:val="2C2C2C"/>
            </w:rPr>
          </w:rPrChange>
        </w:rPr>
        <w:t>el</w:t>
      </w:r>
      <w:r w:rsidRPr="009E2311">
        <w:rPr>
          <w:b/>
          <w:bCs/>
          <w:color w:val="2C2C2C"/>
          <w:spacing w:val="-9"/>
          <w:rPrChange w:id="56" w:author="Palacios, Piero (CIP)" w:date="2026-05-12T20:13:00Z" w16du:dateUtc="2026-05-13T01:13:00Z">
            <w:rPr>
              <w:color w:val="2C2C2C"/>
              <w:spacing w:val="-9"/>
            </w:rPr>
          </w:rPrChange>
        </w:rPr>
        <w:t xml:space="preserve"> </w:t>
      </w:r>
      <w:r w:rsidRPr="009E2311">
        <w:rPr>
          <w:b/>
          <w:bCs/>
          <w:color w:val="2C2C2C"/>
          <w:rPrChange w:id="57" w:author="Palacios, Piero (CIP)" w:date="2026-05-12T20:13:00Z" w16du:dateUtc="2026-05-13T01:13:00Z">
            <w:rPr>
              <w:color w:val="2C2C2C"/>
            </w:rPr>
          </w:rPrChange>
        </w:rPr>
        <w:t>tiempo</w:t>
      </w:r>
      <w:r w:rsidRPr="009E2311">
        <w:rPr>
          <w:b/>
          <w:bCs/>
          <w:color w:val="2C2C2C"/>
          <w:spacing w:val="-8"/>
          <w:rPrChange w:id="58" w:author="Palacios, Piero (CIP)" w:date="2026-05-12T20:13:00Z" w16du:dateUtc="2026-05-13T01:13:00Z">
            <w:rPr>
              <w:color w:val="2C2C2C"/>
              <w:spacing w:val="-8"/>
            </w:rPr>
          </w:rPrChange>
        </w:rPr>
        <w:t xml:space="preserve"> </w:t>
      </w:r>
      <w:r w:rsidRPr="009E2311">
        <w:rPr>
          <w:b/>
          <w:bCs/>
          <w:color w:val="2C2C2C"/>
          <w:rPrChange w:id="59" w:author="Palacios, Piero (CIP)" w:date="2026-05-12T20:13:00Z" w16du:dateUtc="2026-05-13T01:13:00Z">
            <w:rPr>
              <w:color w:val="2C2C2C"/>
            </w:rPr>
          </w:rPrChange>
        </w:rPr>
        <w:t>de</w:t>
      </w:r>
      <w:r w:rsidRPr="009E2311">
        <w:rPr>
          <w:b/>
          <w:bCs/>
          <w:color w:val="2C2C2C"/>
          <w:spacing w:val="-11"/>
          <w:rPrChange w:id="60" w:author="Palacios, Piero (CIP)" w:date="2026-05-12T20:13:00Z" w16du:dateUtc="2026-05-13T01:13:00Z">
            <w:rPr>
              <w:color w:val="2C2C2C"/>
              <w:spacing w:val="-11"/>
            </w:rPr>
          </w:rPrChange>
        </w:rPr>
        <w:t xml:space="preserve"> </w:t>
      </w:r>
      <w:r w:rsidRPr="009E2311">
        <w:rPr>
          <w:b/>
          <w:bCs/>
          <w:color w:val="2C2C2C"/>
          <w:rPrChange w:id="61" w:author="Palacios, Piero (CIP)" w:date="2026-05-12T20:13:00Z" w16du:dateUtc="2026-05-13T01:13:00Z">
            <w:rPr>
              <w:color w:val="2C2C2C"/>
            </w:rPr>
          </w:rPrChange>
        </w:rPr>
        <w:t>ejecución</w:t>
      </w:r>
      <w:r w:rsidRPr="009E2311">
        <w:rPr>
          <w:b/>
          <w:bCs/>
          <w:color w:val="2C2C2C"/>
          <w:spacing w:val="-10"/>
          <w:rPrChange w:id="62" w:author="Palacios, Piero (CIP)" w:date="2026-05-12T20:13:00Z" w16du:dateUtc="2026-05-13T01:13:00Z">
            <w:rPr>
              <w:color w:val="2C2C2C"/>
              <w:spacing w:val="-10"/>
            </w:rPr>
          </w:rPrChange>
        </w:rPr>
        <w:t xml:space="preserve"> </w:t>
      </w:r>
      <w:r w:rsidRPr="009E2311">
        <w:rPr>
          <w:b/>
          <w:bCs/>
          <w:color w:val="2C2C2C"/>
          <w:rPrChange w:id="63" w:author="Palacios, Piero (CIP)" w:date="2026-05-12T20:13:00Z" w16du:dateUtc="2026-05-13T01:13:00Z">
            <w:rPr>
              <w:color w:val="2C2C2C"/>
            </w:rPr>
          </w:rPrChange>
        </w:rPr>
        <w:t>secuencial</w:t>
      </w:r>
      <w:r>
        <w:rPr>
          <w:color w:val="2C2C2C"/>
          <w:spacing w:val="-9"/>
        </w:rPr>
        <w:t xml:space="preserve"> </w:t>
      </w:r>
      <w:r>
        <w:rPr>
          <w:color w:val="2C2C2C"/>
        </w:rPr>
        <w:t>(con</w:t>
      </w:r>
      <w:r>
        <w:rPr>
          <w:color w:val="2C2C2C"/>
          <w:spacing w:val="-10"/>
        </w:rPr>
        <w:t xml:space="preserve"> </w:t>
      </w:r>
      <w:r>
        <w:rPr>
          <w:color w:val="2C2C2C"/>
        </w:rPr>
        <w:t>un</w:t>
      </w:r>
      <w:r>
        <w:rPr>
          <w:color w:val="2C2C2C"/>
          <w:spacing w:val="-10"/>
        </w:rPr>
        <w:t xml:space="preserve"> </w:t>
      </w:r>
      <w:r>
        <w:rPr>
          <w:color w:val="2C2C2C"/>
        </w:rPr>
        <w:t>solo</w:t>
      </w:r>
      <w:r>
        <w:rPr>
          <w:color w:val="2C2C2C"/>
          <w:spacing w:val="-8"/>
        </w:rPr>
        <w:t xml:space="preserve"> </w:t>
      </w:r>
      <w:r>
        <w:rPr>
          <w:color w:val="2C2C2C"/>
        </w:rPr>
        <w:t>proceso)</w:t>
      </w:r>
      <w:r>
        <w:rPr>
          <w:color w:val="2C2C2C"/>
          <w:spacing w:val="-9"/>
        </w:rPr>
        <w:t xml:space="preserve"> </w:t>
      </w:r>
      <w:r>
        <w:rPr>
          <w:color w:val="2C2C2C"/>
        </w:rPr>
        <w:t>y</w:t>
      </w:r>
      <w:r>
        <w:rPr>
          <w:color w:val="2C2C2C"/>
          <w:spacing w:val="-8"/>
        </w:rPr>
        <w:t xml:space="preserve"> </w:t>
      </w:r>
      <w:r>
        <w:rPr>
          <w:color w:val="2C2C2C"/>
        </w:rPr>
        <w:t>T(p)</w:t>
      </w:r>
      <w:r>
        <w:rPr>
          <w:color w:val="2C2C2C"/>
          <w:spacing w:val="-9"/>
        </w:rPr>
        <w:t xml:space="preserve"> </w:t>
      </w:r>
      <w:r>
        <w:rPr>
          <w:color w:val="2C2C2C"/>
        </w:rPr>
        <w:t>es</w:t>
      </w:r>
      <w:r>
        <w:rPr>
          <w:color w:val="2C2C2C"/>
          <w:spacing w:val="-9"/>
        </w:rPr>
        <w:t xml:space="preserve"> </w:t>
      </w:r>
      <w:r>
        <w:rPr>
          <w:color w:val="2C2C2C"/>
        </w:rPr>
        <w:t>el</w:t>
      </w:r>
      <w:r>
        <w:rPr>
          <w:color w:val="2C2C2C"/>
          <w:spacing w:val="-11"/>
        </w:rPr>
        <w:t xml:space="preserve"> </w:t>
      </w:r>
      <w:r>
        <w:rPr>
          <w:color w:val="2C2C2C"/>
        </w:rPr>
        <w:t>tiempo</w:t>
      </w:r>
      <w:r>
        <w:rPr>
          <w:color w:val="2C2C2C"/>
          <w:spacing w:val="-8"/>
        </w:rPr>
        <w:t xml:space="preserve"> </w:t>
      </w:r>
      <w:r>
        <w:rPr>
          <w:color w:val="2C2C2C"/>
        </w:rPr>
        <w:t>de</w:t>
      </w:r>
      <w:r>
        <w:rPr>
          <w:color w:val="2C2C2C"/>
          <w:spacing w:val="-8"/>
        </w:rPr>
        <w:t xml:space="preserve"> </w:t>
      </w:r>
      <w:r>
        <w:rPr>
          <w:color w:val="2C2C2C"/>
        </w:rPr>
        <w:t xml:space="preserve">ejecución con p procesos paralelos. Un </w:t>
      </w:r>
      <w:r w:rsidRPr="009E2311">
        <w:rPr>
          <w:i/>
          <w:iCs/>
          <w:color w:val="2C2C2C"/>
          <w:rPrChange w:id="64" w:author="Palacios, Piero (CIP)" w:date="2026-05-12T20:13:00Z" w16du:dateUtc="2026-05-13T01:13:00Z">
            <w:rPr>
              <w:color w:val="2C2C2C"/>
            </w:rPr>
          </w:rPrChange>
        </w:rPr>
        <w:t>speedup</w:t>
      </w:r>
      <w:r>
        <w:rPr>
          <w:color w:val="2C2C2C"/>
        </w:rPr>
        <w:t xml:space="preserve"> ideal lineal implicaría que S(p) = p.</w:t>
      </w:r>
    </w:p>
    <w:p w14:paraId="485094DE" w14:textId="77777777" w:rsidR="00D733C9" w:rsidRDefault="00D733C9">
      <w:pPr>
        <w:pStyle w:val="Textoindependiente"/>
        <w:spacing w:before="92"/>
      </w:pPr>
    </w:p>
    <w:p w14:paraId="566BD6CC" w14:textId="77777777" w:rsidR="00D733C9" w:rsidRDefault="00000000">
      <w:pPr>
        <w:pStyle w:val="Ttulo2"/>
        <w:numPr>
          <w:ilvl w:val="1"/>
          <w:numId w:val="7"/>
        </w:numPr>
        <w:tabs>
          <w:tab w:val="left" w:pos="582"/>
        </w:tabs>
        <w:ind w:left="582" w:hanging="417"/>
      </w:pPr>
      <w:bookmarkStart w:id="65" w:name="_bookmark9"/>
      <w:bookmarkEnd w:id="65"/>
      <w:r>
        <w:rPr>
          <w:color w:val="2C2C2C"/>
          <w:spacing w:val="-2"/>
        </w:rPr>
        <w:t>Eficiencia</w:t>
      </w:r>
    </w:p>
    <w:p w14:paraId="021C3B43" w14:textId="77777777" w:rsidR="00D733C9" w:rsidRDefault="00000000">
      <w:pPr>
        <w:pStyle w:val="Textoindependiente"/>
        <w:spacing w:before="241" w:line="312" w:lineRule="auto"/>
        <w:ind w:left="165" w:right="166"/>
        <w:jc w:val="both"/>
      </w:pPr>
      <w:r>
        <w:rPr>
          <w:color w:val="2C2C2C"/>
        </w:rPr>
        <w:t xml:space="preserve">La eficiencia mide qué tan bien se aprovechan los recursos computacionales adicionales. Se define </w:t>
      </w:r>
      <w:r>
        <w:rPr>
          <w:color w:val="2C2C2C"/>
          <w:spacing w:val="-2"/>
        </w:rPr>
        <w:t>como:</w:t>
      </w:r>
    </w:p>
    <w:p w14:paraId="101A2314" w14:textId="77777777" w:rsidR="00D733C9" w:rsidRPr="009E2311" w:rsidRDefault="00000000">
      <w:pPr>
        <w:pStyle w:val="Ttulo3"/>
        <w:spacing w:before="200"/>
        <w:ind w:right="2"/>
      </w:pPr>
      <w:r w:rsidRPr="009E2311">
        <w:rPr>
          <w:rPrChange w:id="66" w:author="Palacios, Piero (CIP)" w:date="2026-05-12T20:14:00Z" w16du:dateUtc="2026-05-13T01:14:00Z">
            <w:rPr>
              <w:color w:val="0087AA"/>
            </w:rPr>
          </w:rPrChange>
        </w:rPr>
        <w:t>E(p)</w:t>
      </w:r>
      <w:r w:rsidRPr="009E2311">
        <w:rPr>
          <w:spacing w:val="-3"/>
          <w:rPrChange w:id="67" w:author="Palacios, Piero (CIP)" w:date="2026-05-12T20:14:00Z" w16du:dateUtc="2026-05-13T01:14:00Z">
            <w:rPr>
              <w:color w:val="0087AA"/>
              <w:spacing w:val="-3"/>
            </w:rPr>
          </w:rPrChange>
        </w:rPr>
        <w:t xml:space="preserve"> </w:t>
      </w:r>
      <w:r w:rsidRPr="009E2311">
        <w:rPr>
          <w:rPrChange w:id="68" w:author="Palacios, Piero (CIP)" w:date="2026-05-12T20:14:00Z" w16du:dateUtc="2026-05-13T01:14:00Z">
            <w:rPr>
              <w:color w:val="0087AA"/>
            </w:rPr>
          </w:rPrChange>
        </w:rPr>
        <w:t>=</w:t>
      </w:r>
      <w:r w:rsidRPr="009E2311">
        <w:rPr>
          <w:spacing w:val="-1"/>
          <w:rPrChange w:id="69" w:author="Palacios, Piero (CIP)" w:date="2026-05-12T20:14:00Z" w16du:dateUtc="2026-05-13T01:14:00Z">
            <w:rPr>
              <w:color w:val="0087AA"/>
              <w:spacing w:val="-1"/>
            </w:rPr>
          </w:rPrChange>
        </w:rPr>
        <w:t xml:space="preserve"> </w:t>
      </w:r>
      <w:r w:rsidRPr="009E2311">
        <w:rPr>
          <w:rPrChange w:id="70" w:author="Palacios, Piero (CIP)" w:date="2026-05-12T20:14:00Z" w16du:dateUtc="2026-05-13T01:14:00Z">
            <w:rPr>
              <w:color w:val="0087AA"/>
            </w:rPr>
          </w:rPrChange>
        </w:rPr>
        <w:t>S(p)</w:t>
      </w:r>
      <w:r w:rsidRPr="009E2311">
        <w:rPr>
          <w:spacing w:val="-3"/>
          <w:rPrChange w:id="71" w:author="Palacios, Piero (CIP)" w:date="2026-05-12T20:14:00Z" w16du:dateUtc="2026-05-13T01:14:00Z">
            <w:rPr>
              <w:color w:val="0087AA"/>
              <w:spacing w:val="-3"/>
            </w:rPr>
          </w:rPrChange>
        </w:rPr>
        <w:t xml:space="preserve"> </w:t>
      </w:r>
      <w:r w:rsidRPr="009E2311">
        <w:rPr>
          <w:rPrChange w:id="72" w:author="Palacios, Piero (CIP)" w:date="2026-05-12T20:14:00Z" w16du:dateUtc="2026-05-13T01:14:00Z">
            <w:rPr>
              <w:color w:val="0087AA"/>
            </w:rPr>
          </w:rPrChange>
        </w:rPr>
        <w:t>/</w:t>
      </w:r>
      <w:r w:rsidRPr="009E2311">
        <w:rPr>
          <w:spacing w:val="-1"/>
          <w:rPrChange w:id="73" w:author="Palacios, Piero (CIP)" w:date="2026-05-12T20:14:00Z" w16du:dateUtc="2026-05-13T01:14:00Z">
            <w:rPr>
              <w:color w:val="0087AA"/>
              <w:spacing w:val="-1"/>
            </w:rPr>
          </w:rPrChange>
        </w:rPr>
        <w:t xml:space="preserve"> </w:t>
      </w:r>
      <w:r w:rsidRPr="009E2311">
        <w:rPr>
          <w:spacing w:val="-10"/>
          <w:rPrChange w:id="74" w:author="Palacios, Piero (CIP)" w:date="2026-05-12T20:14:00Z" w16du:dateUtc="2026-05-13T01:14:00Z">
            <w:rPr>
              <w:color w:val="0087AA"/>
              <w:spacing w:val="-10"/>
            </w:rPr>
          </w:rPrChange>
        </w:rPr>
        <w:t>p</w:t>
      </w:r>
    </w:p>
    <w:p w14:paraId="55C07069" w14:textId="77777777" w:rsidR="00D733C9" w:rsidRDefault="00D733C9">
      <w:pPr>
        <w:pStyle w:val="Ttulo3"/>
        <w:sectPr w:rsidR="00D733C9">
          <w:pgSz w:w="11910" w:h="16840"/>
          <w:pgMar w:top="1740" w:right="1275" w:bottom="940" w:left="1275" w:header="0" w:footer="743" w:gutter="0"/>
          <w:cols w:space="720"/>
        </w:sectPr>
      </w:pPr>
    </w:p>
    <w:p w14:paraId="52A55B30" w14:textId="77777777" w:rsidR="00D733C9" w:rsidRDefault="00000000">
      <w:pPr>
        <w:pStyle w:val="Textoindependiente"/>
        <w:spacing w:before="41" w:line="312" w:lineRule="auto"/>
        <w:ind w:left="165"/>
      </w:pPr>
      <w:r>
        <w:rPr>
          <w:color w:val="2C2C2C"/>
        </w:rPr>
        <w:lastRenderedPageBreak/>
        <w:t xml:space="preserve">Una eficiencia de 1.0 (o 100%) indica un uso perfecto de los recursos. Valores menores a 1.0 indican que existe </w:t>
      </w:r>
      <w:r w:rsidRPr="008F2233">
        <w:rPr>
          <w:i/>
          <w:iCs/>
          <w:color w:val="2C2C2C"/>
          <w:rPrChange w:id="75" w:author="Palacios, Piero (CIP)" w:date="2026-05-12T20:15:00Z" w16du:dateUtc="2026-05-13T01:15:00Z">
            <w:rPr>
              <w:color w:val="2C2C2C"/>
            </w:rPr>
          </w:rPrChange>
        </w:rPr>
        <w:t>overhead</w:t>
      </w:r>
      <w:r>
        <w:rPr>
          <w:color w:val="2C2C2C"/>
        </w:rPr>
        <w:t xml:space="preserve"> o subutilización de los procesadores disponibles.</w:t>
      </w:r>
    </w:p>
    <w:p w14:paraId="2CA8219F" w14:textId="77777777" w:rsidR="00D733C9" w:rsidRDefault="00D733C9">
      <w:pPr>
        <w:pStyle w:val="Textoindependiente"/>
        <w:spacing w:before="92"/>
      </w:pPr>
    </w:p>
    <w:p w14:paraId="491E9ACA" w14:textId="77777777" w:rsidR="00D733C9" w:rsidRPr="00A54279" w:rsidRDefault="00000000">
      <w:pPr>
        <w:pStyle w:val="Ttulo2"/>
        <w:numPr>
          <w:ilvl w:val="1"/>
          <w:numId w:val="7"/>
        </w:numPr>
        <w:tabs>
          <w:tab w:val="left" w:pos="582"/>
        </w:tabs>
        <w:ind w:left="582" w:hanging="417"/>
        <w:rPr>
          <w:i/>
          <w:iCs/>
          <w:rPrChange w:id="76" w:author="Palacios, Piero (CIP)" w:date="2026-05-12T20:15:00Z" w16du:dateUtc="2026-05-13T01:15:00Z">
            <w:rPr/>
          </w:rPrChange>
        </w:rPr>
      </w:pPr>
      <w:bookmarkStart w:id="77" w:name="_bookmark10"/>
      <w:bookmarkEnd w:id="77"/>
      <w:r w:rsidRPr="00A54279">
        <w:rPr>
          <w:i/>
          <w:iCs/>
          <w:color w:val="2C2C2C"/>
          <w:spacing w:val="-2"/>
          <w:rPrChange w:id="78" w:author="Palacios, Piero (CIP)" w:date="2026-05-12T20:15:00Z" w16du:dateUtc="2026-05-13T01:15:00Z">
            <w:rPr>
              <w:color w:val="2C2C2C"/>
              <w:spacing w:val="-2"/>
            </w:rPr>
          </w:rPrChange>
        </w:rPr>
        <w:t>Overhead</w:t>
      </w:r>
    </w:p>
    <w:p w14:paraId="362522E8" w14:textId="0E88016C" w:rsidR="00D733C9" w:rsidRDefault="00000000">
      <w:pPr>
        <w:pStyle w:val="Textoindependiente"/>
        <w:spacing w:before="241"/>
        <w:ind w:left="165"/>
      </w:pPr>
      <w:r>
        <w:rPr>
          <w:color w:val="2C2C2C"/>
        </w:rPr>
        <w:t>El</w:t>
      </w:r>
      <w:r>
        <w:rPr>
          <w:color w:val="2C2C2C"/>
          <w:spacing w:val="-8"/>
        </w:rPr>
        <w:t xml:space="preserve"> </w:t>
      </w:r>
      <w:r w:rsidRPr="00A54279">
        <w:rPr>
          <w:i/>
          <w:iCs/>
          <w:color w:val="2C2C2C"/>
          <w:rPrChange w:id="79" w:author="Palacios, Piero (CIP)" w:date="2026-05-12T20:15:00Z" w16du:dateUtc="2026-05-13T01:15:00Z">
            <w:rPr>
              <w:color w:val="2C2C2C"/>
            </w:rPr>
          </w:rPrChange>
        </w:rPr>
        <w:t>overhead</w:t>
      </w:r>
      <w:r>
        <w:rPr>
          <w:color w:val="2C2C2C"/>
          <w:spacing w:val="-7"/>
        </w:rPr>
        <w:t xml:space="preserve"> </w:t>
      </w:r>
      <w:r>
        <w:rPr>
          <w:color w:val="2C2C2C"/>
        </w:rPr>
        <w:t>representa</w:t>
      </w:r>
      <w:r>
        <w:rPr>
          <w:color w:val="2C2C2C"/>
          <w:spacing w:val="-7"/>
        </w:rPr>
        <w:t xml:space="preserve"> </w:t>
      </w:r>
      <w:r>
        <w:rPr>
          <w:color w:val="2C2C2C"/>
        </w:rPr>
        <w:t>el</w:t>
      </w:r>
      <w:r>
        <w:rPr>
          <w:color w:val="2C2C2C"/>
          <w:spacing w:val="-10"/>
        </w:rPr>
        <w:t xml:space="preserve"> </w:t>
      </w:r>
      <w:r>
        <w:rPr>
          <w:color w:val="2C2C2C"/>
        </w:rPr>
        <w:t>tiempo</w:t>
      </w:r>
      <w:r>
        <w:rPr>
          <w:color w:val="2C2C2C"/>
          <w:spacing w:val="-6"/>
        </w:rPr>
        <w:t xml:space="preserve"> </w:t>
      </w:r>
      <w:r>
        <w:rPr>
          <w:color w:val="2C2C2C"/>
        </w:rPr>
        <w:t>adicional</w:t>
      </w:r>
      <w:r>
        <w:rPr>
          <w:color w:val="2C2C2C"/>
          <w:spacing w:val="-7"/>
        </w:rPr>
        <w:t xml:space="preserve"> </w:t>
      </w:r>
      <w:r>
        <w:rPr>
          <w:color w:val="2C2C2C"/>
        </w:rPr>
        <w:t>generado</w:t>
      </w:r>
      <w:r>
        <w:rPr>
          <w:color w:val="2C2C2C"/>
          <w:spacing w:val="-6"/>
        </w:rPr>
        <w:t xml:space="preserve"> </w:t>
      </w:r>
      <w:r>
        <w:rPr>
          <w:color w:val="2C2C2C"/>
        </w:rPr>
        <w:t>por</w:t>
      </w:r>
      <w:r>
        <w:rPr>
          <w:color w:val="2C2C2C"/>
          <w:spacing w:val="-7"/>
        </w:rPr>
        <w:t xml:space="preserve"> </w:t>
      </w:r>
      <w:r>
        <w:rPr>
          <w:color w:val="2C2C2C"/>
        </w:rPr>
        <w:t>la</w:t>
      </w:r>
      <w:r>
        <w:rPr>
          <w:color w:val="2C2C2C"/>
          <w:spacing w:val="-8"/>
        </w:rPr>
        <w:t xml:space="preserve"> </w:t>
      </w:r>
      <w:del w:id="80" w:author="Palacios, Piero (CIP)" w:date="2026-05-12T20:15:00Z" w16du:dateUtc="2026-05-13T01:15:00Z">
        <w:r w:rsidDel="00A54279">
          <w:rPr>
            <w:color w:val="2C2C2C"/>
          </w:rPr>
          <w:delText>parallelización</w:delText>
        </w:r>
      </w:del>
      <w:ins w:id="81" w:author="Palacios, Piero (CIP)" w:date="2026-05-12T20:15:00Z" w16du:dateUtc="2026-05-13T01:15:00Z">
        <w:r w:rsidR="00A54279">
          <w:rPr>
            <w:color w:val="2C2C2C"/>
          </w:rPr>
          <w:t>paralelización</w:t>
        </w:r>
      </w:ins>
      <w:r>
        <w:rPr>
          <w:color w:val="2C2C2C"/>
        </w:rPr>
        <w:t>,</w:t>
      </w:r>
      <w:r>
        <w:rPr>
          <w:color w:val="2C2C2C"/>
          <w:spacing w:val="-7"/>
        </w:rPr>
        <w:t xml:space="preserve"> </w:t>
      </w:r>
      <w:r>
        <w:rPr>
          <w:color w:val="2C2C2C"/>
          <w:spacing w:val="-2"/>
        </w:rPr>
        <w:t>incluyendo:</w:t>
      </w:r>
    </w:p>
    <w:p w14:paraId="49B8EADC" w14:textId="77777777" w:rsidR="00D733C9" w:rsidRDefault="00D733C9">
      <w:pPr>
        <w:pStyle w:val="Textoindependiente"/>
        <w:spacing w:before="12"/>
      </w:pPr>
    </w:p>
    <w:p w14:paraId="5616C5D3" w14:textId="77777777" w:rsidR="00D733C9" w:rsidRDefault="00000000">
      <w:pPr>
        <w:pStyle w:val="Prrafodelista"/>
        <w:numPr>
          <w:ilvl w:val="2"/>
          <w:numId w:val="7"/>
        </w:numPr>
        <w:tabs>
          <w:tab w:val="left" w:pos="885"/>
        </w:tabs>
        <w:spacing w:before="1"/>
      </w:pPr>
      <w:r>
        <w:rPr>
          <w:color w:val="2C2C2C"/>
          <w:spacing w:val="-2"/>
        </w:rPr>
        <w:t>Sincronización</w:t>
      </w:r>
      <w:r>
        <w:rPr>
          <w:color w:val="2C2C2C"/>
          <w:spacing w:val="5"/>
        </w:rPr>
        <w:t xml:space="preserve"> </w:t>
      </w:r>
      <w:r>
        <w:rPr>
          <w:color w:val="2C2C2C"/>
          <w:spacing w:val="-2"/>
        </w:rPr>
        <w:t>entre</w:t>
      </w:r>
      <w:r>
        <w:rPr>
          <w:color w:val="2C2C2C"/>
          <w:spacing w:val="7"/>
        </w:rPr>
        <w:t xml:space="preserve"> </w:t>
      </w:r>
      <w:r>
        <w:rPr>
          <w:color w:val="2C2C2C"/>
          <w:spacing w:val="-2"/>
        </w:rPr>
        <w:t>procesos.</w:t>
      </w:r>
    </w:p>
    <w:p w14:paraId="42B00991" w14:textId="77777777" w:rsidR="00D733C9" w:rsidRDefault="00D733C9">
      <w:pPr>
        <w:pStyle w:val="Textoindependiente"/>
        <w:spacing w:before="12"/>
      </w:pPr>
    </w:p>
    <w:p w14:paraId="766BD850" w14:textId="77777777" w:rsidR="00D733C9" w:rsidRDefault="00000000">
      <w:pPr>
        <w:pStyle w:val="Prrafodelista"/>
        <w:numPr>
          <w:ilvl w:val="2"/>
          <w:numId w:val="7"/>
        </w:numPr>
        <w:tabs>
          <w:tab w:val="left" w:pos="885"/>
        </w:tabs>
      </w:pPr>
      <w:r>
        <w:rPr>
          <w:color w:val="2C2C2C"/>
        </w:rPr>
        <w:t>Coordinación</w:t>
      </w:r>
      <w:r>
        <w:rPr>
          <w:color w:val="2C2C2C"/>
          <w:spacing w:val="-9"/>
        </w:rPr>
        <w:t xml:space="preserve"> </w:t>
      </w:r>
      <w:r>
        <w:rPr>
          <w:color w:val="2C2C2C"/>
        </w:rPr>
        <w:t>de</w:t>
      </w:r>
      <w:r>
        <w:rPr>
          <w:color w:val="2C2C2C"/>
          <w:spacing w:val="-8"/>
        </w:rPr>
        <w:t xml:space="preserve"> </w:t>
      </w:r>
      <w:r>
        <w:rPr>
          <w:color w:val="2C2C2C"/>
          <w:spacing w:val="-2"/>
        </w:rPr>
        <w:t>tareas.</w:t>
      </w:r>
    </w:p>
    <w:p w14:paraId="225670B2" w14:textId="77777777" w:rsidR="00D733C9" w:rsidRDefault="00D733C9">
      <w:pPr>
        <w:pStyle w:val="Textoindependiente"/>
        <w:spacing w:before="13"/>
      </w:pPr>
    </w:p>
    <w:p w14:paraId="692E2B69" w14:textId="77777777" w:rsidR="00D733C9" w:rsidRDefault="00000000">
      <w:pPr>
        <w:pStyle w:val="Prrafodelista"/>
        <w:numPr>
          <w:ilvl w:val="2"/>
          <w:numId w:val="7"/>
        </w:numPr>
        <w:tabs>
          <w:tab w:val="left" w:pos="885"/>
        </w:tabs>
      </w:pPr>
      <w:r>
        <w:rPr>
          <w:color w:val="2C2C2C"/>
        </w:rPr>
        <w:t>Comunicación</w:t>
      </w:r>
      <w:r>
        <w:rPr>
          <w:color w:val="2C2C2C"/>
          <w:spacing w:val="-10"/>
        </w:rPr>
        <w:t xml:space="preserve"> </w:t>
      </w:r>
      <w:r>
        <w:rPr>
          <w:color w:val="2C2C2C"/>
        </w:rPr>
        <w:t>entre</w:t>
      </w:r>
      <w:r>
        <w:rPr>
          <w:color w:val="2C2C2C"/>
          <w:spacing w:val="-10"/>
        </w:rPr>
        <w:t xml:space="preserve"> </w:t>
      </w:r>
      <w:r>
        <w:rPr>
          <w:color w:val="2C2C2C"/>
        </w:rPr>
        <w:t>procesos</w:t>
      </w:r>
      <w:r>
        <w:rPr>
          <w:color w:val="2C2C2C"/>
          <w:spacing w:val="-7"/>
        </w:rPr>
        <w:t xml:space="preserve"> </w:t>
      </w:r>
      <w:r>
        <w:rPr>
          <w:color w:val="2C2C2C"/>
        </w:rPr>
        <w:t>(serialización</w:t>
      </w:r>
      <w:r>
        <w:rPr>
          <w:color w:val="2C2C2C"/>
          <w:spacing w:val="-8"/>
        </w:rPr>
        <w:t xml:space="preserve"> </w:t>
      </w:r>
      <w:r>
        <w:rPr>
          <w:color w:val="2C2C2C"/>
        </w:rPr>
        <w:t>de</w:t>
      </w:r>
      <w:r>
        <w:rPr>
          <w:color w:val="2C2C2C"/>
          <w:spacing w:val="-9"/>
        </w:rPr>
        <w:t xml:space="preserve"> </w:t>
      </w:r>
      <w:r>
        <w:rPr>
          <w:color w:val="2C2C2C"/>
          <w:spacing w:val="-2"/>
        </w:rPr>
        <w:t>datos).</w:t>
      </w:r>
    </w:p>
    <w:p w14:paraId="2B4457AD" w14:textId="77777777" w:rsidR="00D733C9" w:rsidRDefault="00D733C9">
      <w:pPr>
        <w:pStyle w:val="Textoindependiente"/>
        <w:spacing w:before="12"/>
      </w:pPr>
    </w:p>
    <w:p w14:paraId="77E45D56" w14:textId="77777777" w:rsidR="00D733C9" w:rsidRDefault="00000000">
      <w:pPr>
        <w:pStyle w:val="Prrafodelista"/>
        <w:numPr>
          <w:ilvl w:val="2"/>
          <w:numId w:val="7"/>
        </w:numPr>
        <w:tabs>
          <w:tab w:val="left" w:pos="885"/>
        </w:tabs>
        <w:spacing w:before="1"/>
      </w:pPr>
      <w:r>
        <w:rPr>
          <w:color w:val="2C2C2C"/>
        </w:rPr>
        <w:t>Administración</w:t>
      </w:r>
      <w:r>
        <w:rPr>
          <w:color w:val="2C2C2C"/>
          <w:spacing w:val="-6"/>
        </w:rPr>
        <w:t xml:space="preserve"> </w:t>
      </w:r>
      <w:r>
        <w:rPr>
          <w:color w:val="2C2C2C"/>
        </w:rPr>
        <w:t>de</w:t>
      </w:r>
      <w:r>
        <w:rPr>
          <w:color w:val="2C2C2C"/>
          <w:spacing w:val="-5"/>
        </w:rPr>
        <w:t xml:space="preserve"> </w:t>
      </w:r>
      <w:r>
        <w:rPr>
          <w:color w:val="2C2C2C"/>
        </w:rPr>
        <w:t>hilos</w:t>
      </w:r>
      <w:r>
        <w:rPr>
          <w:color w:val="2C2C2C"/>
          <w:spacing w:val="-7"/>
        </w:rPr>
        <w:t xml:space="preserve"> </w:t>
      </w:r>
      <w:r>
        <w:rPr>
          <w:color w:val="2C2C2C"/>
        </w:rPr>
        <w:t>y</w:t>
      </w:r>
      <w:r>
        <w:rPr>
          <w:color w:val="2C2C2C"/>
          <w:spacing w:val="-5"/>
        </w:rPr>
        <w:t xml:space="preserve"> </w:t>
      </w:r>
      <w:r>
        <w:rPr>
          <w:color w:val="2C2C2C"/>
        </w:rPr>
        <w:t>gestión</w:t>
      </w:r>
      <w:r>
        <w:rPr>
          <w:color w:val="2C2C2C"/>
          <w:spacing w:val="-5"/>
        </w:rPr>
        <w:t xml:space="preserve"> </w:t>
      </w:r>
      <w:r>
        <w:rPr>
          <w:color w:val="2C2C2C"/>
        </w:rPr>
        <w:t>del</w:t>
      </w:r>
      <w:r>
        <w:rPr>
          <w:color w:val="2C2C2C"/>
          <w:spacing w:val="-7"/>
        </w:rPr>
        <w:t xml:space="preserve"> </w:t>
      </w:r>
      <w:r w:rsidRPr="00A54279">
        <w:rPr>
          <w:i/>
          <w:iCs/>
          <w:color w:val="2C2C2C"/>
          <w:rPrChange w:id="82" w:author="Palacios, Piero (CIP)" w:date="2026-05-12T20:15:00Z" w16du:dateUtc="2026-05-13T01:15:00Z">
            <w:rPr>
              <w:color w:val="2C2C2C"/>
            </w:rPr>
          </w:rPrChange>
        </w:rPr>
        <w:t>pool</w:t>
      </w:r>
      <w:r>
        <w:rPr>
          <w:color w:val="2C2C2C"/>
          <w:spacing w:val="-5"/>
        </w:rPr>
        <w:t xml:space="preserve"> </w:t>
      </w:r>
      <w:r>
        <w:rPr>
          <w:color w:val="2C2C2C"/>
        </w:rPr>
        <w:t>de</w:t>
      </w:r>
      <w:r>
        <w:rPr>
          <w:color w:val="2C2C2C"/>
          <w:spacing w:val="-8"/>
        </w:rPr>
        <w:t xml:space="preserve"> </w:t>
      </w:r>
      <w:r>
        <w:rPr>
          <w:color w:val="2C2C2C"/>
          <w:spacing w:val="-2"/>
        </w:rPr>
        <w:t>trabajadores.</w:t>
      </w:r>
    </w:p>
    <w:p w14:paraId="0EDDB61D" w14:textId="77777777" w:rsidR="00D733C9" w:rsidRDefault="00D733C9">
      <w:pPr>
        <w:pStyle w:val="Textoindependiente"/>
        <w:spacing w:before="9"/>
      </w:pPr>
    </w:p>
    <w:p w14:paraId="6AA03267" w14:textId="77777777" w:rsidR="00D733C9" w:rsidRDefault="00000000">
      <w:pPr>
        <w:pStyle w:val="Textoindependiente"/>
        <w:spacing w:before="1" w:line="312" w:lineRule="auto"/>
        <w:ind w:left="165"/>
      </w:pPr>
      <w:r>
        <w:rPr>
          <w:color w:val="2C2C2C"/>
        </w:rPr>
        <w:t>Cuando el problema es de</w:t>
      </w:r>
      <w:r>
        <w:rPr>
          <w:color w:val="2C2C2C"/>
          <w:spacing w:val="-1"/>
        </w:rPr>
        <w:t xml:space="preserve"> </w:t>
      </w:r>
      <w:r>
        <w:rPr>
          <w:color w:val="2C2C2C"/>
        </w:rPr>
        <w:t xml:space="preserve">tamaño reducido, el </w:t>
      </w:r>
      <w:r w:rsidRPr="00A54279">
        <w:rPr>
          <w:i/>
          <w:iCs/>
          <w:color w:val="2C2C2C"/>
          <w:rPrChange w:id="83" w:author="Palacios, Piero (CIP)" w:date="2026-05-12T20:15:00Z" w16du:dateUtc="2026-05-13T01:15:00Z">
            <w:rPr>
              <w:color w:val="2C2C2C"/>
            </w:rPr>
          </w:rPrChange>
        </w:rPr>
        <w:t>overhead</w:t>
      </w:r>
      <w:r>
        <w:rPr>
          <w:color w:val="2C2C2C"/>
        </w:rPr>
        <w:t xml:space="preserve"> puede ser mayor que</w:t>
      </w:r>
      <w:r>
        <w:rPr>
          <w:color w:val="2C2C2C"/>
          <w:spacing w:val="-1"/>
        </w:rPr>
        <w:t xml:space="preserve"> </w:t>
      </w:r>
      <w:r>
        <w:rPr>
          <w:color w:val="2C2C2C"/>
        </w:rPr>
        <w:t>el beneficio</w:t>
      </w:r>
      <w:r>
        <w:rPr>
          <w:color w:val="2C2C2C"/>
          <w:spacing w:val="-1"/>
        </w:rPr>
        <w:t xml:space="preserve"> </w:t>
      </w:r>
      <w:r>
        <w:rPr>
          <w:color w:val="2C2C2C"/>
        </w:rPr>
        <w:t>obtenido del paralelismo, resultando en una degradación del rendimiento en lugar de una mejora.</w:t>
      </w:r>
    </w:p>
    <w:p w14:paraId="1EBA7848" w14:textId="77777777" w:rsidR="00D733C9" w:rsidRDefault="00D733C9">
      <w:pPr>
        <w:pStyle w:val="Textoindependiente"/>
        <w:spacing w:before="215"/>
      </w:pPr>
    </w:p>
    <w:p w14:paraId="72A513FB" w14:textId="77777777" w:rsidR="00D733C9" w:rsidRDefault="00000000">
      <w:pPr>
        <w:pStyle w:val="Ttulo1"/>
        <w:numPr>
          <w:ilvl w:val="0"/>
          <w:numId w:val="7"/>
        </w:numPr>
        <w:tabs>
          <w:tab w:val="left" w:pos="523"/>
        </w:tabs>
        <w:ind w:left="523" w:hanging="358"/>
      </w:pPr>
      <w:bookmarkStart w:id="84" w:name="_bookmark11"/>
      <w:bookmarkEnd w:id="84"/>
      <w:r>
        <w:rPr>
          <w:color w:val="205E99"/>
        </w:rPr>
        <w:t>Resultados</w:t>
      </w:r>
      <w:r>
        <w:rPr>
          <w:color w:val="205E99"/>
          <w:spacing w:val="-12"/>
        </w:rPr>
        <w:t xml:space="preserve"> </w:t>
      </w:r>
      <w:r>
        <w:rPr>
          <w:color w:val="205E99"/>
          <w:spacing w:val="-2"/>
        </w:rPr>
        <w:t>Obtenidos</w:t>
      </w:r>
    </w:p>
    <w:p w14:paraId="41FC7C5E" w14:textId="77777777" w:rsidR="00D733C9" w:rsidRDefault="00D733C9">
      <w:pPr>
        <w:pStyle w:val="Textoindependiente"/>
        <w:spacing w:before="51"/>
        <w:rPr>
          <w:b/>
          <w:sz w:val="36"/>
        </w:rPr>
      </w:pPr>
    </w:p>
    <w:p w14:paraId="0E3C097A" w14:textId="77777777" w:rsidR="00D733C9" w:rsidRDefault="00000000">
      <w:pPr>
        <w:pStyle w:val="Ttulo2"/>
        <w:numPr>
          <w:ilvl w:val="1"/>
          <w:numId w:val="7"/>
        </w:numPr>
        <w:tabs>
          <w:tab w:val="left" w:pos="582"/>
        </w:tabs>
        <w:ind w:left="582" w:hanging="417"/>
      </w:pPr>
      <w:bookmarkStart w:id="85" w:name="_bookmark12"/>
      <w:bookmarkEnd w:id="85"/>
      <w:r>
        <w:rPr>
          <w:color w:val="2C2C2C"/>
        </w:rPr>
        <w:t>Resultados</w:t>
      </w:r>
      <w:r>
        <w:rPr>
          <w:color w:val="2C2C2C"/>
          <w:spacing w:val="-12"/>
        </w:rPr>
        <w:t xml:space="preserve"> </w:t>
      </w:r>
      <w:r>
        <w:rPr>
          <w:color w:val="2C2C2C"/>
          <w:spacing w:val="-2"/>
        </w:rPr>
        <w:t>Generales</w:t>
      </w:r>
    </w:p>
    <w:p w14:paraId="3044534E" w14:textId="77777777" w:rsidR="00D733C9" w:rsidRDefault="00000000">
      <w:pPr>
        <w:pStyle w:val="Textoindependiente"/>
        <w:spacing w:before="242" w:line="312" w:lineRule="auto"/>
        <w:ind w:left="165"/>
      </w:pPr>
      <w:r>
        <w:rPr>
          <w:color w:val="2C2C2C"/>
        </w:rPr>
        <w:t>A</w:t>
      </w:r>
      <w:r>
        <w:rPr>
          <w:color w:val="2C2C2C"/>
          <w:spacing w:val="24"/>
        </w:rPr>
        <w:t xml:space="preserve"> </w:t>
      </w:r>
      <w:r>
        <w:rPr>
          <w:color w:val="2C2C2C"/>
        </w:rPr>
        <w:t>partir</w:t>
      </w:r>
      <w:r>
        <w:rPr>
          <w:color w:val="2C2C2C"/>
          <w:spacing w:val="24"/>
        </w:rPr>
        <w:t xml:space="preserve"> </w:t>
      </w:r>
      <w:r>
        <w:rPr>
          <w:color w:val="2C2C2C"/>
        </w:rPr>
        <w:t>de</w:t>
      </w:r>
      <w:r>
        <w:rPr>
          <w:color w:val="2C2C2C"/>
          <w:spacing w:val="25"/>
        </w:rPr>
        <w:t xml:space="preserve"> </w:t>
      </w:r>
      <w:r>
        <w:rPr>
          <w:color w:val="2C2C2C"/>
        </w:rPr>
        <w:t>los</w:t>
      </w:r>
      <w:r>
        <w:rPr>
          <w:color w:val="2C2C2C"/>
          <w:spacing w:val="24"/>
        </w:rPr>
        <w:t xml:space="preserve"> </w:t>
      </w:r>
      <w:r>
        <w:rPr>
          <w:color w:val="2C2C2C"/>
        </w:rPr>
        <w:t>experimentos</w:t>
      </w:r>
      <w:r>
        <w:rPr>
          <w:color w:val="2C2C2C"/>
          <w:spacing w:val="24"/>
        </w:rPr>
        <w:t xml:space="preserve"> </w:t>
      </w:r>
      <w:r>
        <w:rPr>
          <w:color w:val="2C2C2C"/>
        </w:rPr>
        <w:t>realizados</w:t>
      </w:r>
      <w:r>
        <w:rPr>
          <w:color w:val="2C2C2C"/>
          <w:spacing w:val="24"/>
        </w:rPr>
        <w:t xml:space="preserve"> </w:t>
      </w:r>
      <w:r>
        <w:rPr>
          <w:color w:val="2C2C2C"/>
        </w:rPr>
        <w:t>en</w:t>
      </w:r>
      <w:r>
        <w:rPr>
          <w:color w:val="2C2C2C"/>
          <w:spacing w:val="24"/>
        </w:rPr>
        <w:t xml:space="preserve"> </w:t>
      </w:r>
      <w:r>
        <w:rPr>
          <w:color w:val="2C2C2C"/>
        </w:rPr>
        <w:t>el</w:t>
      </w:r>
      <w:r>
        <w:rPr>
          <w:color w:val="2C2C2C"/>
          <w:spacing w:val="22"/>
        </w:rPr>
        <w:t xml:space="preserve"> </w:t>
      </w:r>
      <w:r>
        <w:rPr>
          <w:color w:val="2C2C2C"/>
        </w:rPr>
        <w:t>entorno</w:t>
      </w:r>
      <w:r>
        <w:rPr>
          <w:color w:val="2C2C2C"/>
          <w:spacing w:val="25"/>
        </w:rPr>
        <w:t xml:space="preserve"> </w:t>
      </w:r>
      <w:r>
        <w:rPr>
          <w:color w:val="2C2C2C"/>
        </w:rPr>
        <w:t>HPC,</w:t>
      </w:r>
      <w:r>
        <w:rPr>
          <w:color w:val="2C2C2C"/>
          <w:spacing w:val="24"/>
        </w:rPr>
        <w:t xml:space="preserve"> </w:t>
      </w:r>
      <w:r>
        <w:rPr>
          <w:color w:val="2C2C2C"/>
        </w:rPr>
        <w:t>se</w:t>
      </w:r>
      <w:r>
        <w:rPr>
          <w:color w:val="2C2C2C"/>
          <w:spacing w:val="25"/>
        </w:rPr>
        <w:t xml:space="preserve"> </w:t>
      </w:r>
      <w:r>
        <w:rPr>
          <w:color w:val="2C2C2C"/>
        </w:rPr>
        <w:t>observaron</w:t>
      </w:r>
      <w:r>
        <w:rPr>
          <w:color w:val="2C2C2C"/>
          <w:spacing w:val="23"/>
        </w:rPr>
        <w:t xml:space="preserve"> </w:t>
      </w:r>
      <w:r>
        <w:rPr>
          <w:color w:val="2C2C2C"/>
        </w:rPr>
        <w:t>los</w:t>
      </w:r>
      <w:r>
        <w:rPr>
          <w:color w:val="2C2C2C"/>
          <w:spacing w:val="22"/>
        </w:rPr>
        <w:t xml:space="preserve"> </w:t>
      </w:r>
      <w:r>
        <w:rPr>
          <w:color w:val="2C2C2C"/>
        </w:rPr>
        <w:t>siguientes</w:t>
      </w:r>
      <w:r>
        <w:rPr>
          <w:color w:val="2C2C2C"/>
          <w:spacing w:val="25"/>
        </w:rPr>
        <w:t xml:space="preserve"> </w:t>
      </w:r>
      <w:r>
        <w:rPr>
          <w:color w:val="2C2C2C"/>
        </w:rPr>
        <w:t xml:space="preserve">hallazgos </w:t>
      </w:r>
      <w:r>
        <w:rPr>
          <w:color w:val="2C2C2C"/>
          <w:spacing w:val="-2"/>
        </w:rPr>
        <w:t>principales:</w:t>
      </w:r>
    </w:p>
    <w:p w14:paraId="483CA3D6" w14:textId="574A5613" w:rsidR="00D733C9" w:rsidRDefault="00000000">
      <w:pPr>
        <w:pStyle w:val="Prrafodelista"/>
        <w:numPr>
          <w:ilvl w:val="2"/>
          <w:numId w:val="7"/>
        </w:numPr>
        <w:tabs>
          <w:tab w:val="left" w:pos="885"/>
        </w:tabs>
        <w:spacing w:before="199" w:line="312" w:lineRule="auto"/>
        <w:ind w:right="165"/>
        <w:jc w:val="both"/>
      </w:pPr>
      <w:r>
        <w:rPr>
          <w:color w:val="2C2C2C"/>
        </w:rPr>
        <w:t xml:space="preserve">El tiempo de ejecución aumenta conforme crece el número de muestras, confirmando el comportamiento lineal predicho por la complejidad teórica </w:t>
      </w:r>
      <w:del w:id="86" w:author="Palacios, Piero (CIP)" w:date="2026-05-12T20:26:00Z" w16du:dateUtc="2026-05-13T01:26:00Z">
        <w:r w:rsidDel="00EF4566">
          <w:rPr>
            <w:color w:val="2C2C2C"/>
          </w:rPr>
          <w:delText>O(</w:delText>
        </w:r>
      </w:del>
      <w:ins w:id="87" w:author="Palacios, Piero (CIP)" w:date="2026-05-12T20:26:00Z" w16du:dateUtc="2026-05-13T01:26:00Z">
        <w:r w:rsidR="00EF4566">
          <w:rPr>
            <w:color w:val="2C2C2C"/>
          </w:rPr>
          <w:t>O (</w:t>
        </w:r>
      </w:ins>
      <w:r>
        <w:rPr>
          <w:color w:val="2C2C2C"/>
        </w:rPr>
        <w:t>n · d).</w:t>
      </w:r>
    </w:p>
    <w:p w14:paraId="5966340A" w14:textId="77777777" w:rsidR="00D733C9" w:rsidRDefault="00000000">
      <w:pPr>
        <w:pStyle w:val="Prrafodelista"/>
        <w:numPr>
          <w:ilvl w:val="2"/>
          <w:numId w:val="7"/>
        </w:numPr>
        <w:tabs>
          <w:tab w:val="left" w:pos="885"/>
        </w:tabs>
        <w:spacing w:before="200" w:line="312" w:lineRule="auto"/>
        <w:ind w:right="162"/>
        <w:jc w:val="both"/>
      </w:pPr>
      <w:r>
        <w:rPr>
          <w:color w:val="2C2C2C"/>
        </w:rPr>
        <w:t xml:space="preserve">El algoritmo KNN presenta una alta dependencia del tamaño del </w:t>
      </w:r>
      <w:r w:rsidRPr="00EF4566">
        <w:rPr>
          <w:i/>
          <w:iCs/>
          <w:color w:val="2C2C2C"/>
          <w:rPrChange w:id="88" w:author="Palacios, Piero (CIP)" w:date="2026-05-12T20:26:00Z" w16du:dateUtc="2026-05-13T01:26:00Z">
            <w:rPr>
              <w:color w:val="2C2C2C"/>
            </w:rPr>
          </w:rPrChange>
        </w:rPr>
        <w:t>dataset</w:t>
      </w:r>
      <w:r>
        <w:rPr>
          <w:color w:val="2C2C2C"/>
        </w:rPr>
        <w:t xml:space="preserve">, especialmente durante la fase de predicción donde debe calcular distancias a todas las instancias de </w:t>
      </w:r>
      <w:r>
        <w:rPr>
          <w:color w:val="2C2C2C"/>
          <w:spacing w:val="-2"/>
        </w:rPr>
        <w:t>entrenamiento.</w:t>
      </w:r>
    </w:p>
    <w:p w14:paraId="40E741AB" w14:textId="34522A92" w:rsidR="00D733C9" w:rsidRDefault="00000000">
      <w:pPr>
        <w:pStyle w:val="Prrafodelista"/>
        <w:numPr>
          <w:ilvl w:val="2"/>
          <w:numId w:val="7"/>
        </w:numPr>
        <w:tabs>
          <w:tab w:val="left" w:pos="885"/>
        </w:tabs>
        <w:spacing w:before="200" w:line="314" w:lineRule="auto"/>
        <w:ind w:right="162"/>
        <w:jc w:val="both"/>
      </w:pPr>
      <w:r>
        <w:rPr>
          <w:color w:val="2C2C2C"/>
        </w:rPr>
        <w:t>El</w:t>
      </w:r>
      <w:r>
        <w:rPr>
          <w:color w:val="2C2C2C"/>
          <w:spacing w:val="-13"/>
        </w:rPr>
        <w:t xml:space="preserve"> </w:t>
      </w:r>
      <w:r>
        <w:rPr>
          <w:color w:val="2C2C2C"/>
        </w:rPr>
        <w:t>paralelismo</w:t>
      </w:r>
      <w:r>
        <w:rPr>
          <w:color w:val="2C2C2C"/>
          <w:spacing w:val="-12"/>
        </w:rPr>
        <w:t xml:space="preserve"> </w:t>
      </w:r>
      <w:r>
        <w:rPr>
          <w:color w:val="2C2C2C"/>
        </w:rPr>
        <w:t>no</w:t>
      </w:r>
      <w:r>
        <w:rPr>
          <w:color w:val="2C2C2C"/>
          <w:spacing w:val="-13"/>
        </w:rPr>
        <w:t xml:space="preserve"> </w:t>
      </w:r>
      <w:r>
        <w:rPr>
          <w:color w:val="2C2C2C"/>
        </w:rPr>
        <w:t>siempre</w:t>
      </w:r>
      <w:r>
        <w:rPr>
          <w:color w:val="2C2C2C"/>
          <w:spacing w:val="-12"/>
        </w:rPr>
        <w:t xml:space="preserve"> </w:t>
      </w:r>
      <w:r>
        <w:rPr>
          <w:color w:val="2C2C2C"/>
        </w:rPr>
        <w:t>mejora</w:t>
      </w:r>
      <w:r>
        <w:rPr>
          <w:color w:val="2C2C2C"/>
          <w:spacing w:val="-13"/>
        </w:rPr>
        <w:t xml:space="preserve"> </w:t>
      </w:r>
      <w:r>
        <w:rPr>
          <w:color w:val="2C2C2C"/>
        </w:rPr>
        <w:t>el</w:t>
      </w:r>
      <w:r>
        <w:rPr>
          <w:color w:val="2C2C2C"/>
          <w:spacing w:val="-12"/>
        </w:rPr>
        <w:t xml:space="preserve"> </w:t>
      </w:r>
      <w:r>
        <w:rPr>
          <w:color w:val="2C2C2C"/>
        </w:rPr>
        <w:t>rendimiento;</w:t>
      </w:r>
      <w:r>
        <w:rPr>
          <w:color w:val="2C2C2C"/>
          <w:spacing w:val="-13"/>
        </w:rPr>
        <w:t xml:space="preserve"> </w:t>
      </w:r>
      <w:r>
        <w:rPr>
          <w:color w:val="2C2C2C"/>
        </w:rPr>
        <w:t>en</w:t>
      </w:r>
      <w:r>
        <w:rPr>
          <w:color w:val="2C2C2C"/>
          <w:spacing w:val="-12"/>
        </w:rPr>
        <w:t xml:space="preserve"> </w:t>
      </w:r>
      <w:r>
        <w:rPr>
          <w:color w:val="2C2C2C"/>
        </w:rPr>
        <w:t>muchos</w:t>
      </w:r>
      <w:r>
        <w:rPr>
          <w:color w:val="2C2C2C"/>
          <w:spacing w:val="-12"/>
        </w:rPr>
        <w:t xml:space="preserve"> </w:t>
      </w:r>
      <w:r>
        <w:rPr>
          <w:color w:val="2C2C2C"/>
        </w:rPr>
        <w:t>casos,</w:t>
      </w:r>
      <w:r>
        <w:rPr>
          <w:color w:val="2C2C2C"/>
          <w:spacing w:val="-13"/>
        </w:rPr>
        <w:t xml:space="preserve"> </w:t>
      </w:r>
      <w:r>
        <w:rPr>
          <w:color w:val="2C2C2C"/>
        </w:rPr>
        <w:t>la</w:t>
      </w:r>
      <w:r>
        <w:rPr>
          <w:color w:val="2C2C2C"/>
          <w:spacing w:val="-12"/>
        </w:rPr>
        <w:t xml:space="preserve"> </w:t>
      </w:r>
      <w:r>
        <w:rPr>
          <w:color w:val="2C2C2C"/>
        </w:rPr>
        <w:t>versión</w:t>
      </w:r>
      <w:r>
        <w:rPr>
          <w:color w:val="2C2C2C"/>
          <w:spacing w:val="-13"/>
        </w:rPr>
        <w:t xml:space="preserve"> </w:t>
      </w:r>
      <w:r>
        <w:rPr>
          <w:color w:val="2C2C2C"/>
        </w:rPr>
        <w:t>paralela</w:t>
      </w:r>
      <w:r>
        <w:rPr>
          <w:color w:val="2C2C2C"/>
          <w:spacing w:val="-12"/>
        </w:rPr>
        <w:t xml:space="preserve"> </w:t>
      </w:r>
      <w:r>
        <w:rPr>
          <w:color w:val="2C2C2C"/>
        </w:rPr>
        <w:t>fue</w:t>
      </w:r>
      <w:r>
        <w:rPr>
          <w:color w:val="2C2C2C"/>
          <w:spacing w:val="-13"/>
        </w:rPr>
        <w:t xml:space="preserve"> </w:t>
      </w:r>
      <w:r>
        <w:rPr>
          <w:color w:val="2C2C2C"/>
        </w:rPr>
        <w:t xml:space="preserve">más lenta que la secuencial debido al </w:t>
      </w:r>
      <w:r w:rsidRPr="00EF4566">
        <w:rPr>
          <w:i/>
          <w:iCs/>
          <w:color w:val="2C2C2C"/>
          <w:rPrChange w:id="89" w:author="Palacios, Piero (CIP)" w:date="2026-05-12T20:26:00Z" w16du:dateUtc="2026-05-13T01:26:00Z">
            <w:rPr>
              <w:color w:val="2C2C2C"/>
            </w:rPr>
          </w:rPrChange>
        </w:rPr>
        <w:t>overhead</w:t>
      </w:r>
      <w:r>
        <w:rPr>
          <w:color w:val="2C2C2C"/>
        </w:rPr>
        <w:t xml:space="preserve"> de coordinación</w:t>
      </w:r>
      <w:ins w:id="90" w:author="Palacios, Piero (CIP)" w:date="2026-05-12T20:27:00Z" w16du:dateUtc="2026-05-13T01:27:00Z">
        <w:r w:rsidR="00280ABA">
          <w:rPr>
            <w:color w:val="2C2C2C"/>
          </w:rPr>
          <w:t>.</w:t>
        </w:r>
      </w:ins>
      <w:del w:id="91" w:author="Palacios, Piero (CIP)" w:date="2026-05-12T20:27:00Z" w16du:dateUtc="2026-05-13T01:27:00Z">
        <w:r w:rsidDel="00280ABA">
          <w:rPr>
            <w:color w:val="2C2C2C"/>
          </w:rPr>
          <w:delText>.</w:delText>
        </w:r>
      </w:del>
    </w:p>
    <w:p w14:paraId="02CF1564" w14:textId="77777777" w:rsidR="00D733C9" w:rsidRDefault="00000000">
      <w:pPr>
        <w:pStyle w:val="Prrafodelista"/>
        <w:numPr>
          <w:ilvl w:val="2"/>
          <w:numId w:val="7"/>
        </w:numPr>
        <w:tabs>
          <w:tab w:val="left" w:pos="885"/>
        </w:tabs>
        <w:spacing w:before="195" w:line="312" w:lineRule="auto"/>
        <w:ind w:right="163"/>
        <w:jc w:val="both"/>
      </w:pPr>
      <w:r>
        <w:rPr>
          <w:color w:val="2C2C2C"/>
        </w:rPr>
        <w:t xml:space="preserve">En </w:t>
      </w:r>
      <w:r w:rsidRPr="00280ABA">
        <w:rPr>
          <w:i/>
          <w:iCs/>
          <w:color w:val="2C2C2C"/>
          <w:rPrChange w:id="92" w:author="Palacios, Piero (CIP)" w:date="2026-05-12T20:26:00Z" w16du:dateUtc="2026-05-13T01:26:00Z">
            <w:rPr>
              <w:color w:val="2C2C2C"/>
            </w:rPr>
          </w:rPrChange>
        </w:rPr>
        <w:t>datasets</w:t>
      </w:r>
      <w:r>
        <w:rPr>
          <w:color w:val="2C2C2C"/>
        </w:rPr>
        <w:t xml:space="preserve"> de tamaño reducido como el utilizado (303 registros), el </w:t>
      </w:r>
      <w:r w:rsidRPr="00280ABA">
        <w:rPr>
          <w:i/>
          <w:iCs/>
          <w:color w:val="2C2C2C"/>
          <w:rPrChange w:id="93" w:author="Palacios, Piero (CIP)" w:date="2026-05-12T20:27:00Z" w16du:dateUtc="2026-05-13T01:27:00Z">
            <w:rPr>
              <w:color w:val="2C2C2C"/>
            </w:rPr>
          </w:rPrChange>
        </w:rPr>
        <w:t>overhead</w:t>
      </w:r>
      <w:r>
        <w:rPr>
          <w:color w:val="2C2C2C"/>
        </w:rPr>
        <w:t xml:space="preserve"> dominó ampliamente el tiempo total de ejecución.</w:t>
      </w:r>
    </w:p>
    <w:p w14:paraId="5D744FC1" w14:textId="77777777" w:rsidR="00D733C9" w:rsidRDefault="00D733C9">
      <w:pPr>
        <w:pStyle w:val="Prrafodelista"/>
        <w:spacing w:line="312" w:lineRule="auto"/>
        <w:jc w:val="both"/>
        <w:sectPr w:rsidR="00D733C9">
          <w:pgSz w:w="11910" w:h="16840"/>
          <w:pgMar w:top="1740" w:right="1275" w:bottom="940" w:left="1275" w:header="0" w:footer="743" w:gutter="0"/>
          <w:cols w:space="720"/>
        </w:sectPr>
      </w:pPr>
    </w:p>
    <w:p w14:paraId="52248252" w14:textId="77777777" w:rsidR="00D733C9" w:rsidRDefault="00000000">
      <w:pPr>
        <w:pStyle w:val="Ttulo2"/>
        <w:numPr>
          <w:ilvl w:val="1"/>
          <w:numId w:val="7"/>
        </w:numPr>
        <w:tabs>
          <w:tab w:val="left" w:pos="582"/>
        </w:tabs>
        <w:spacing w:before="21"/>
        <w:ind w:left="582" w:hanging="417"/>
      </w:pPr>
      <w:bookmarkStart w:id="94" w:name="_bookmark13"/>
      <w:bookmarkEnd w:id="94"/>
      <w:r>
        <w:rPr>
          <w:color w:val="2C2C2C"/>
        </w:rPr>
        <w:lastRenderedPageBreak/>
        <w:t>Análisis</w:t>
      </w:r>
      <w:r>
        <w:rPr>
          <w:color w:val="2C2C2C"/>
          <w:spacing w:val="-3"/>
        </w:rPr>
        <w:t xml:space="preserve"> </w:t>
      </w:r>
      <w:r>
        <w:rPr>
          <w:color w:val="2C2C2C"/>
        </w:rPr>
        <w:t>del</w:t>
      </w:r>
      <w:r>
        <w:rPr>
          <w:color w:val="2C2C2C"/>
          <w:spacing w:val="-2"/>
        </w:rPr>
        <w:t xml:space="preserve"> </w:t>
      </w:r>
      <w:r w:rsidRPr="002531F6">
        <w:rPr>
          <w:i/>
          <w:iCs/>
          <w:color w:val="2C2C2C"/>
          <w:spacing w:val="-2"/>
          <w:rPrChange w:id="95" w:author="Palacios, Piero (CIP)" w:date="2026-05-12T20:27:00Z" w16du:dateUtc="2026-05-13T01:27:00Z">
            <w:rPr>
              <w:color w:val="2C2C2C"/>
              <w:spacing w:val="-2"/>
            </w:rPr>
          </w:rPrChange>
        </w:rPr>
        <w:t>Overhead</w:t>
      </w:r>
    </w:p>
    <w:p w14:paraId="5DA86126" w14:textId="77777777" w:rsidR="00D733C9" w:rsidRDefault="00000000">
      <w:pPr>
        <w:pStyle w:val="Textoindependiente"/>
        <w:spacing w:before="241" w:line="312" w:lineRule="auto"/>
        <w:ind w:left="165" w:right="164"/>
        <w:jc w:val="both"/>
      </w:pPr>
      <w:r>
        <w:rPr>
          <w:color w:val="2C2C2C"/>
        </w:rPr>
        <w:t>Los</w:t>
      </w:r>
      <w:r>
        <w:rPr>
          <w:color w:val="2C2C2C"/>
          <w:spacing w:val="-1"/>
        </w:rPr>
        <w:t xml:space="preserve"> </w:t>
      </w:r>
      <w:r>
        <w:rPr>
          <w:color w:val="2C2C2C"/>
        </w:rPr>
        <w:t>resultados</w:t>
      </w:r>
      <w:r>
        <w:rPr>
          <w:color w:val="2C2C2C"/>
          <w:spacing w:val="-1"/>
        </w:rPr>
        <w:t xml:space="preserve"> </w:t>
      </w:r>
      <w:r>
        <w:rPr>
          <w:color w:val="2C2C2C"/>
        </w:rPr>
        <w:t>experimentales muestran</w:t>
      </w:r>
      <w:r>
        <w:rPr>
          <w:color w:val="2C2C2C"/>
          <w:spacing w:val="-2"/>
        </w:rPr>
        <w:t xml:space="preserve"> </w:t>
      </w:r>
      <w:r>
        <w:rPr>
          <w:color w:val="2C2C2C"/>
        </w:rPr>
        <w:t>que una proporción significativa del tiempo de</w:t>
      </w:r>
      <w:r>
        <w:rPr>
          <w:color w:val="2C2C2C"/>
          <w:spacing w:val="-1"/>
        </w:rPr>
        <w:t xml:space="preserve"> </w:t>
      </w:r>
      <w:r>
        <w:rPr>
          <w:color w:val="2C2C2C"/>
        </w:rPr>
        <w:t xml:space="preserve">ejecución se pierde en </w:t>
      </w:r>
      <w:r w:rsidRPr="002531F6">
        <w:rPr>
          <w:i/>
          <w:iCs/>
          <w:color w:val="2C2C2C"/>
          <w:rPrChange w:id="96" w:author="Palacios, Piero (CIP)" w:date="2026-05-12T20:27:00Z" w16du:dateUtc="2026-05-13T01:27:00Z">
            <w:rPr>
              <w:color w:val="2C2C2C"/>
            </w:rPr>
          </w:rPrChange>
        </w:rPr>
        <w:t>overhead</w:t>
      </w:r>
      <w:r>
        <w:rPr>
          <w:color w:val="2C2C2C"/>
        </w:rPr>
        <w:t xml:space="preserve"> de paralelización. En los experimentos realizados, el </w:t>
      </w:r>
      <w:r w:rsidRPr="002531F6">
        <w:rPr>
          <w:i/>
          <w:iCs/>
          <w:color w:val="2C2C2C"/>
          <w:rPrChange w:id="97" w:author="Palacios, Piero (CIP)" w:date="2026-05-12T20:27:00Z" w16du:dateUtc="2026-05-13T01:27:00Z">
            <w:rPr>
              <w:color w:val="2C2C2C"/>
            </w:rPr>
          </w:rPrChange>
        </w:rPr>
        <w:t>overhead</w:t>
      </w:r>
      <w:r>
        <w:rPr>
          <w:color w:val="2C2C2C"/>
        </w:rPr>
        <w:t xml:space="preserve"> alcanzó aproximadamente el 99.8% del tiempo total en ciertas configuraciones.</w:t>
      </w:r>
    </w:p>
    <w:p w14:paraId="1FA3D516" w14:textId="77777777" w:rsidR="00D733C9" w:rsidRDefault="00000000">
      <w:pPr>
        <w:pStyle w:val="Textoindependiente"/>
        <w:spacing w:before="201"/>
        <w:ind w:left="165"/>
        <w:jc w:val="both"/>
      </w:pPr>
      <w:r>
        <w:rPr>
          <w:color w:val="2C2C2C"/>
        </w:rPr>
        <w:t>Este</w:t>
      </w:r>
      <w:r>
        <w:rPr>
          <w:color w:val="2C2C2C"/>
          <w:spacing w:val="-8"/>
        </w:rPr>
        <w:t xml:space="preserve"> </w:t>
      </w:r>
      <w:r>
        <w:rPr>
          <w:color w:val="2C2C2C"/>
        </w:rPr>
        <w:t>fenómeno</w:t>
      </w:r>
      <w:r>
        <w:rPr>
          <w:color w:val="2C2C2C"/>
          <w:spacing w:val="-8"/>
        </w:rPr>
        <w:t xml:space="preserve"> </w:t>
      </w:r>
      <w:r>
        <w:rPr>
          <w:color w:val="2C2C2C"/>
        </w:rPr>
        <w:t>se</w:t>
      </w:r>
      <w:r>
        <w:rPr>
          <w:color w:val="2C2C2C"/>
          <w:spacing w:val="-6"/>
        </w:rPr>
        <w:t xml:space="preserve"> </w:t>
      </w:r>
      <w:r>
        <w:rPr>
          <w:color w:val="2C2C2C"/>
        </w:rPr>
        <w:t>explica</w:t>
      </w:r>
      <w:r>
        <w:rPr>
          <w:color w:val="2C2C2C"/>
          <w:spacing w:val="-6"/>
        </w:rPr>
        <w:t xml:space="preserve"> </w:t>
      </w:r>
      <w:r>
        <w:rPr>
          <w:color w:val="2C2C2C"/>
        </w:rPr>
        <w:t>por</w:t>
      </w:r>
      <w:r>
        <w:rPr>
          <w:color w:val="2C2C2C"/>
          <w:spacing w:val="-6"/>
        </w:rPr>
        <w:t xml:space="preserve"> </w:t>
      </w:r>
      <w:r>
        <w:rPr>
          <w:color w:val="2C2C2C"/>
        </w:rPr>
        <w:t>las</w:t>
      </w:r>
      <w:r>
        <w:rPr>
          <w:color w:val="2C2C2C"/>
          <w:spacing w:val="-9"/>
        </w:rPr>
        <w:t xml:space="preserve"> </w:t>
      </w:r>
      <w:r>
        <w:rPr>
          <w:color w:val="2C2C2C"/>
        </w:rPr>
        <w:t>siguientes</w:t>
      </w:r>
      <w:r>
        <w:rPr>
          <w:color w:val="2C2C2C"/>
          <w:spacing w:val="-5"/>
        </w:rPr>
        <w:t xml:space="preserve"> </w:t>
      </w:r>
      <w:r>
        <w:rPr>
          <w:color w:val="2C2C2C"/>
          <w:spacing w:val="-2"/>
        </w:rPr>
        <w:t>razones:</w:t>
      </w:r>
    </w:p>
    <w:p w14:paraId="6B325E25" w14:textId="77777777" w:rsidR="00D733C9" w:rsidRDefault="00D733C9">
      <w:pPr>
        <w:pStyle w:val="Textoindependiente"/>
        <w:spacing w:before="12"/>
      </w:pPr>
    </w:p>
    <w:p w14:paraId="06529147" w14:textId="77777777" w:rsidR="00D733C9" w:rsidRDefault="00000000">
      <w:pPr>
        <w:pStyle w:val="Prrafodelista"/>
        <w:numPr>
          <w:ilvl w:val="2"/>
          <w:numId w:val="7"/>
        </w:numPr>
        <w:tabs>
          <w:tab w:val="left" w:pos="885"/>
        </w:tabs>
        <w:spacing w:before="1" w:line="312" w:lineRule="auto"/>
        <w:ind w:right="167"/>
      </w:pPr>
      <w:r>
        <w:rPr>
          <w:color w:val="2C2C2C"/>
        </w:rPr>
        <w:t>El dataset utilizado es relativamente pequeño (303 registros), lo que implica que el trabajo computacional por proceso es mínimo.</w:t>
      </w:r>
    </w:p>
    <w:p w14:paraId="289C108F" w14:textId="77777777" w:rsidR="00D733C9" w:rsidRDefault="00000000">
      <w:pPr>
        <w:pStyle w:val="Prrafodelista"/>
        <w:numPr>
          <w:ilvl w:val="2"/>
          <w:numId w:val="7"/>
        </w:numPr>
        <w:tabs>
          <w:tab w:val="left" w:pos="885"/>
        </w:tabs>
        <w:spacing w:before="200" w:line="312" w:lineRule="auto"/>
        <w:ind w:right="164"/>
      </w:pPr>
      <w:r>
        <w:rPr>
          <w:color w:val="2C2C2C"/>
        </w:rPr>
        <w:t>El</w:t>
      </w:r>
      <w:r>
        <w:rPr>
          <w:color w:val="2C2C2C"/>
          <w:spacing w:val="80"/>
        </w:rPr>
        <w:t xml:space="preserve"> </w:t>
      </w:r>
      <w:r>
        <w:rPr>
          <w:color w:val="2C2C2C"/>
        </w:rPr>
        <w:t>costo</w:t>
      </w:r>
      <w:r>
        <w:rPr>
          <w:color w:val="2C2C2C"/>
          <w:spacing w:val="80"/>
        </w:rPr>
        <w:t xml:space="preserve"> </w:t>
      </w:r>
      <w:r>
        <w:rPr>
          <w:color w:val="2C2C2C"/>
        </w:rPr>
        <w:t>de</w:t>
      </w:r>
      <w:r>
        <w:rPr>
          <w:color w:val="2C2C2C"/>
          <w:spacing w:val="80"/>
        </w:rPr>
        <w:t xml:space="preserve"> </w:t>
      </w:r>
      <w:r>
        <w:rPr>
          <w:color w:val="2C2C2C"/>
        </w:rPr>
        <w:t>coordinación</w:t>
      </w:r>
      <w:r>
        <w:rPr>
          <w:color w:val="2C2C2C"/>
          <w:spacing w:val="80"/>
        </w:rPr>
        <w:t xml:space="preserve"> </w:t>
      </w:r>
      <w:r>
        <w:rPr>
          <w:color w:val="2C2C2C"/>
        </w:rPr>
        <w:t>entre</w:t>
      </w:r>
      <w:r>
        <w:rPr>
          <w:color w:val="2C2C2C"/>
          <w:spacing w:val="80"/>
        </w:rPr>
        <w:t xml:space="preserve"> </w:t>
      </w:r>
      <w:r>
        <w:rPr>
          <w:color w:val="2C2C2C"/>
        </w:rPr>
        <w:t>procesos</w:t>
      </w:r>
      <w:r>
        <w:rPr>
          <w:color w:val="2C2C2C"/>
          <w:spacing w:val="80"/>
        </w:rPr>
        <w:t xml:space="preserve"> </w:t>
      </w:r>
      <w:r>
        <w:rPr>
          <w:color w:val="2C2C2C"/>
        </w:rPr>
        <w:t>(creación</w:t>
      </w:r>
      <w:r>
        <w:rPr>
          <w:color w:val="2C2C2C"/>
          <w:spacing w:val="80"/>
        </w:rPr>
        <w:t xml:space="preserve"> </w:t>
      </w:r>
      <w:r>
        <w:rPr>
          <w:color w:val="2C2C2C"/>
        </w:rPr>
        <w:t>de</w:t>
      </w:r>
      <w:r>
        <w:rPr>
          <w:color w:val="2C2C2C"/>
          <w:spacing w:val="80"/>
        </w:rPr>
        <w:t xml:space="preserve"> </w:t>
      </w:r>
      <w:r>
        <w:rPr>
          <w:color w:val="2C2C2C"/>
        </w:rPr>
        <w:t>pools,</w:t>
      </w:r>
      <w:r>
        <w:rPr>
          <w:color w:val="2C2C2C"/>
          <w:spacing w:val="80"/>
        </w:rPr>
        <w:t xml:space="preserve"> </w:t>
      </w:r>
      <w:r>
        <w:rPr>
          <w:color w:val="2C2C2C"/>
        </w:rPr>
        <w:t>serialización</w:t>
      </w:r>
      <w:r>
        <w:rPr>
          <w:color w:val="2C2C2C"/>
          <w:spacing w:val="80"/>
        </w:rPr>
        <w:t xml:space="preserve"> </w:t>
      </w:r>
      <w:r>
        <w:rPr>
          <w:color w:val="2C2C2C"/>
        </w:rPr>
        <w:t>de</w:t>
      </w:r>
      <w:r>
        <w:rPr>
          <w:color w:val="2C2C2C"/>
          <w:spacing w:val="80"/>
        </w:rPr>
        <w:t xml:space="preserve"> </w:t>
      </w:r>
      <w:r>
        <w:rPr>
          <w:color w:val="2C2C2C"/>
        </w:rPr>
        <w:t>datos, sincronización) supera ampliamente el beneficio de distribuir el cálculo.</w:t>
      </w:r>
    </w:p>
    <w:p w14:paraId="06340788" w14:textId="77777777" w:rsidR="00D733C9" w:rsidRDefault="00000000">
      <w:pPr>
        <w:pStyle w:val="Prrafodelista"/>
        <w:numPr>
          <w:ilvl w:val="2"/>
          <w:numId w:val="7"/>
        </w:numPr>
        <w:tabs>
          <w:tab w:val="left" w:pos="885"/>
        </w:tabs>
        <w:spacing w:before="201" w:line="312" w:lineRule="auto"/>
        <w:ind w:right="164"/>
      </w:pPr>
      <w:r>
        <w:rPr>
          <w:color w:val="2C2C2C"/>
        </w:rPr>
        <w:t>La</w:t>
      </w:r>
      <w:r>
        <w:rPr>
          <w:color w:val="2C2C2C"/>
          <w:spacing w:val="-10"/>
        </w:rPr>
        <w:t xml:space="preserve"> </w:t>
      </w:r>
      <w:r>
        <w:rPr>
          <w:color w:val="2C2C2C"/>
        </w:rPr>
        <w:t>creación</w:t>
      </w:r>
      <w:r>
        <w:rPr>
          <w:color w:val="2C2C2C"/>
          <w:spacing w:val="-13"/>
        </w:rPr>
        <w:t xml:space="preserve"> </w:t>
      </w:r>
      <w:r>
        <w:rPr>
          <w:color w:val="2C2C2C"/>
        </w:rPr>
        <w:t>y</w:t>
      </w:r>
      <w:r>
        <w:rPr>
          <w:color w:val="2C2C2C"/>
          <w:spacing w:val="-11"/>
        </w:rPr>
        <w:t xml:space="preserve"> </w:t>
      </w:r>
      <w:r>
        <w:rPr>
          <w:color w:val="2C2C2C"/>
        </w:rPr>
        <w:t>sincronización</w:t>
      </w:r>
      <w:r>
        <w:rPr>
          <w:color w:val="2C2C2C"/>
          <w:spacing w:val="-13"/>
        </w:rPr>
        <w:t xml:space="preserve"> </w:t>
      </w:r>
      <w:r>
        <w:rPr>
          <w:color w:val="2C2C2C"/>
        </w:rPr>
        <w:t>de</w:t>
      </w:r>
      <w:r>
        <w:rPr>
          <w:color w:val="2C2C2C"/>
          <w:spacing w:val="-9"/>
        </w:rPr>
        <w:t xml:space="preserve"> </w:t>
      </w:r>
      <w:r>
        <w:rPr>
          <w:color w:val="2C2C2C"/>
        </w:rPr>
        <w:t>hilos</w:t>
      </w:r>
      <w:r>
        <w:rPr>
          <w:color w:val="2C2C2C"/>
          <w:spacing w:val="-12"/>
        </w:rPr>
        <w:t xml:space="preserve"> </w:t>
      </w:r>
      <w:r>
        <w:rPr>
          <w:color w:val="2C2C2C"/>
        </w:rPr>
        <w:t>mediante</w:t>
      </w:r>
      <w:r>
        <w:rPr>
          <w:color w:val="2C2C2C"/>
          <w:spacing w:val="-11"/>
        </w:rPr>
        <w:t xml:space="preserve"> </w:t>
      </w:r>
      <w:r>
        <w:rPr>
          <w:color w:val="2C2C2C"/>
        </w:rPr>
        <w:t>el</w:t>
      </w:r>
      <w:r>
        <w:rPr>
          <w:color w:val="2C2C2C"/>
          <w:spacing w:val="-12"/>
        </w:rPr>
        <w:t xml:space="preserve"> </w:t>
      </w:r>
      <w:r w:rsidRPr="002531F6">
        <w:rPr>
          <w:i/>
          <w:iCs/>
          <w:color w:val="2C2C2C"/>
          <w:rPrChange w:id="98" w:author="Palacios, Piero (CIP)" w:date="2026-05-12T20:28:00Z" w16du:dateUtc="2026-05-13T01:28:00Z">
            <w:rPr>
              <w:color w:val="2C2C2C"/>
            </w:rPr>
          </w:rPrChange>
        </w:rPr>
        <w:t>backend</w:t>
      </w:r>
      <w:r>
        <w:rPr>
          <w:color w:val="2C2C2C"/>
          <w:spacing w:val="-10"/>
        </w:rPr>
        <w:t xml:space="preserve"> </w:t>
      </w:r>
      <w:r>
        <w:rPr>
          <w:color w:val="2C2C2C"/>
        </w:rPr>
        <w:t>'loky'</w:t>
      </w:r>
      <w:r>
        <w:rPr>
          <w:color w:val="2C2C2C"/>
          <w:spacing w:val="-10"/>
        </w:rPr>
        <w:t xml:space="preserve"> </w:t>
      </w:r>
      <w:r>
        <w:rPr>
          <w:color w:val="2C2C2C"/>
        </w:rPr>
        <w:t>introduce</w:t>
      </w:r>
      <w:r>
        <w:rPr>
          <w:color w:val="2C2C2C"/>
          <w:spacing w:val="-11"/>
        </w:rPr>
        <w:t xml:space="preserve"> </w:t>
      </w:r>
      <w:r>
        <w:rPr>
          <w:color w:val="2C2C2C"/>
        </w:rPr>
        <w:t>costos</w:t>
      </w:r>
      <w:r>
        <w:rPr>
          <w:color w:val="2C2C2C"/>
          <w:spacing w:val="-12"/>
        </w:rPr>
        <w:t xml:space="preserve"> </w:t>
      </w:r>
      <w:r>
        <w:rPr>
          <w:color w:val="2C2C2C"/>
        </w:rPr>
        <w:t>fijos</w:t>
      </w:r>
      <w:r>
        <w:rPr>
          <w:color w:val="2C2C2C"/>
          <w:spacing w:val="-12"/>
        </w:rPr>
        <w:t xml:space="preserve"> </w:t>
      </w:r>
      <w:r>
        <w:rPr>
          <w:color w:val="2C2C2C"/>
        </w:rPr>
        <w:t>que</w:t>
      </w:r>
      <w:r>
        <w:rPr>
          <w:color w:val="2C2C2C"/>
          <w:spacing w:val="-9"/>
        </w:rPr>
        <w:t xml:space="preserve"> </w:t>
      </w:r>
      <w:r>
        <w:rPr>
          <w:color w:val="2C2C2C"/>
        </w:rPr>
        <w:t>solo se amortizan con volúmenes de datos suficientemente grandes.</w:t>
      </w:r>
    </w:p>
    <w:p w14:paraId="1511AE1F" w14:textId="77777777" w:rsidR="00D733C9" w:rsidRDefault="00000000">
      <w:pPr>
        <w:pStyle w:val="Textoindependiente"/>
        <w:spacing w:before="200" w:line="312" w:lineRule="auto"/>
        <w:ind w:left="165" w:right="160"/>
        <w:jc w:val="both"/>
      </w:pPr>
      <w:r>
        <w:rPr>
          <w:color w:val="2C2C2C"/>
        </w:rPr>
        <w:t>Como</w:t>
      </w:r>
      <w:r>
        <w:rPr>
          <w:color w:val="2C2C2C"/>
          <w:spacing w:val="-7"/>
        </w:rPr>
        <w:t xml:space="preserve"> </w:t>
      </w:r>
      <w:r>
        <w:rPr>
          <w:color w:val="2C2C2C"/>
        </w:rPr>
        <w:t>consecuencia</w:t>
      </w:r>
      <w:r>
        <w:rPr>
          <w:color w:val="2C2C2C"/>
          <w:spacing w:val="-8"/>
        </w:rPr>
        <w:t xml:space="preserve"> </w:t>
      </w:r>
      <w:r>
        <w:rPr>
          <w:color w:val="2C2C2C"/>
        </w:rPr>
        <w:t>directa,</w:t>
      </w:r>
      <w:r>
        <w:rPr>
          <w:color w:val="2C2C2C"/>
          <w:spacing w:val="-5"/>
        </w:rPr>
        <w:t xml:space="preserve"> </w:t>
      </w:r>
      <w:r>
        <w:rPr>
          <w:color w:val="2C2C2C"/>
        </w:rPr>
        <w:t>aumentar</w:t>
      </w:r>
      <w:r>
        <w:rPr>
          <w:color w:val="2C2C2C"/>
          <w:spacing w:val="-8"/>
        </w:rPr>
        <w:t xml:space="preserve"> </w:t>
      </w:r>
      <w:r>
        <w:rPr>
          <w:color w:val="2C2C2C"/>
        </w:rPr>
        <w:t>el</w:t>
      </w:r>
      <w:r>
        <w:rPr>
          <w:color w:val="2C2C2C"/>
          <w:spacing w:val="-5"/>
        </w:rPr>
        <w:t xml:space="preserve"> </w:t>
      </w:r>
      <w:r>
        <w:rPr>
          <w:color w:val="2C2C2C"/>
        </w:rPr>
        <w:t>número</w:t>
      </w:r>
      <w:r>
        <w:rPr>
          <w:color w:val="2C2C2C"/>
          <w:spacing w:val="-7"/>
        </w:rPr>
        <w:t xml:space="preserve"> </w:t>
      </w:r>
      <w:r>
        <w:rPr>
          <w:color w:val="2C2C2C"/>
        </w:rPr>
        <w:t>de</w:t>
      </w:r>
      <w:r>
        <w:rPr>
          <w:color w:val="2C2C2C"/>
          <w:spacing w:val="-7"/>
        </w:rPr>
        <w:t xml:space="preserve"> </w:t>
      </w:r>
      <w:r>
        <w:rPr>
          <w:color w:val="2C2C2C"/>
        </w:rPr>
        <w:t>procesos</w:t>
      </w:r>
      <w:r>
        <w:rPr>
          <w:color w:val="2C2C2C"/>
          <w:spacing w:val="-8"/>
        </w:rPr>
        <w:t xml:space="preserve"> </w:t>
      </w:r>
      <w:r>
        <w:rPr>
          <w:color w:val="2C2C2C"/>
        </w:rPr>
        <w:t>no</w:t>
      </w:r>
      <w:r>
        <w:rPr>
          <w:color w:val="2C2C2C"/>
          <w:spacing w:val="-7"/>
        </w:rPr>
        <w:t xml:space="preserve"> </w:t>
      </w:r>
      <w:r>
        <w:rPr>
          <w:color w:val="2C2C2C"/>
        </w:rPr>
        <w:t>solo</w:t>
      </w:r>
      <w:r>
        <w:rPr>
          <w:color w:val="2C2C2C"/>
          <w:spacing w:val="-7"/>
        </w:rPr>
        <w:t xml:space="preserve"> </w:t>
      </w:r>
      <w:r>
        <w:rPr>
          <w:color w:val="2C2C2C"/>
        </w:rPr>
        <w:t>no</w:t>
      </w:r>
      <w:r>
        <w:rPr>
          <w:color w:val="2C2C2C"/>
          <w:spacing w:val="-7"/>
        </w:rPr>
        <w:t xml:space="preserve"> </w:t>
      </w:r>
      <w:r>
        <w:rPr>
          <w:color w:val="2C2C2C"/>
        </w:rPr>
        <w:t>reduce</w:t>
      </w:r>
      <w:r>
        <w:rPr>
          <w:color w:val="2C2C2C"/>
          <w:spacing w:val="-5"/>
        </w:rPr>
        <w:t xml:space="preserve"> </w:t>
      </w:r>
      <w:r>
        <w:rPr>
          <w:color w:val="2C2C2C"/>
        </w:rPr>
        <w:t>significativamente</w:t>
      </w:r>
      <w:r>
        <w:rPr>
          <w:color w:val="2C2C2C"/>
          <w:spacing w:val="-5"/>
        </w:rPr>
        <w:t xml:space="preserve"> </w:t>
      </w:r>
      <w:r>
        <w:rPr>
          <w:color w:val="2C2C2C"/>
        </w:rPr>
        <w:t>el tiempo de ejecución, sino que en muchos casos lo incrementa debido a la contención de recursos.</w:t>
      </w:r>
    </w:p>
    <w:p w14:paraId="62519A33" w14:textId="77777777" w:rsidR="00D733C9" w:rsidRDefault="00D733C9">
      <w:pPr>
        <w:pStyle w:val="Textoindependiente"/>
        <w:spacing w:before="92"/>
      </w:pPr>
    </w:p>
    <w:p w14:paraId="6F95868B" w14:textId="77777777" w:rsidR="00D733C9" w:rsidRDefault="00000000">
      <w:pPr>
        <w:pStyle w:val="Ttulo2"/>
        <w:numPr>
          <w:ilvl w:val="1"/>
          <w:numId w:val="7"/>
        </w:numPr>
        <w:tabs>
          <w:tab w:val="left" w:pos="582"/>
        </w:tabs>
        <w:ind w:left="582" w:hanging="417"/>
      </w:pPr>
      <w:bookmarkStart w:id="99" w:name="_bookmark14"/>
      <w:bookmarkEnd w:id="99"/>
      <w:r w:rsidRPr="007B6CFA">
        <w:rPr>
          <w:i/>
          <w:iCs/>
          <w:color w:val="2C2C2C"/>
          <w:rPrChange w:id="100" w:author="Palacios, Piero (CIP)" w:date="2026-05-12T20:28:00Z" w16du:dateUtc="2026-05-13T01:28:00Z">
            <w:rPr>
              <w:color w:val="2C2C2C"/>
            </w:rPr>
          </w:rPrChange>
        </w:rPr>
        <w:t>Speedup</w:t>
      </w:r>
      <w:r>
        <w:rPr>
          <w:color w:val="2C2C2C"/>
        </w:rPr>
        <w:t xml:space="preserve"> </w:t>
      </w:r>
      <w:r>
        <w:rPr>
          <w:color w:val="2C2C2C"/>
          <w:spacing w:val="-2"/>
        </w:rPr>
        <w:t>Observado</w:t>
      </w:r>
    </w:p>
    <w:p w14:paraId="5657718A" w14:textId="77777777" w:rsidR="00D733C9" w:rsidRDefault="00000000">
      <w:pPr>
        <w:pStyle w:val="Textoindependiente"/>
        <w:spacing w:before="241" w:line="312" w:lineRule="auto"/>
        <w:ind w:left="165" w:right="163"/>
        <w:jc w:val="both"/>
      </w:pPr>
      <w:r>
        <w:rPr>
          <w:color w:val="2C2C2C"/>
          <w:spacing w:val="-2"/>
        </w:rPr>
        <w:t>El</w:t>
      </w:r>
      <w:r>
        <w:rPr>
          <w:color w:val="2C2C2C"/>
          <w:spacing w:val="-3"/>
        </w:rPr>
        <w:t xml:space="preserve"> </w:t>
      </w:r>
      <w:r>
        <w:rPr>
          <w:color w:val="2C2C2C"/>
          <w:spacing w:val="-2"/>
        </w:rPr>
        <w:t>comportamiento esperado ideal</w:t>
      </w:r>
      <w:r>
        <w:rPr>
          <w:color w:val="2C2C2C"/>
          <w:spacing w:val="-3"/>
        </w:rPr>
        <w:t xml:space="preserve"> </w:t>
      </w:r>
      <w:r>
        <w:rPr>
          <w:color w:val="2C2C2C"/>
          <w:spacing w:val="-2"/>
        </w:rPr>
        <w:t xml:space="preserve">de </w:t>
      </w:r>
      <w:r w:rsidRPr="007B6CFA">
        <w:rPr>
          <w:i/>
          <w:iCs/>
          <w:color w:val="2C2C2C"/>
          <w:spacing w:val="-2"/>
          <w:rPrChange w:id="101" w:author="Palacios, Piero (CIP)" w:date="2026-05-12T20:28:00Z" w16du:dateUtc="2026-05-13T01:28:00Z">
            <w:rPr>
              <w:color w:val="2C2C2C"/>
              <w:spacing w:val="-2"/>
            </w:rPr>
          </w:rPrChange>
        </w:rPr>
        <w:t>speedup</w:t>
      </w:r>
      <w:r>
        <w:rPr>
          <w:color w:val="2C2C2C"/>
          <w:spacing w:val="-5"/>
        </w:rPr>
        <w:t xml:space="preserve"> </w:t>
      </w:r>
      <w:r>
        <w:rPr>
          <w:color w:val="2C2C2C"/>
          <w:spacing w:val="-2"/>
        </w:rPr>
        <w:t>lineal</w:t>
      </w:r>
      <w:r>
        <w:rPr>
          <w:color w:val="2C2C2C"/>
          <w:spacing w:val="-3"/>
        </w:rPr>
        <w:t xml:space="preserve"> </w:t>
      </w:r>
      <w:r>
        <w:rPr>
          <w:color w:val="2C2C2C"/>
          <w:spacing w:val="-2"/>
        </w:rPr>
        <w:t>establece que con</w:t>
      </w:r>
      <w:r>
        <w:rPr>
          <w:color w:val="2C2C2C"/>
          <w:spacing w:val="-5"/>
        </w:rPr>
        <w:t xml:space="preserve"> </w:t>
      </w:r>
      <w:r>
        <w:rPr>
          <w:color w:val="2C2C2C"/>
          <w:spacing w:val="-2"/>
        </w:rPr>
        <w:t>p</w:t>
      </w:r>
      <w:r>
        <w:rPr>
          <w:color w:val="2C2C2C"/>
          <w:spacing w:val="-5"/>
        </w:rPr>
        <w:t xml:space="preserve"> </w:t>
      </w:r>
      <w:r>
        <w:rPr>
          <w:color w:val="2C2C2C"/>
          <w:spacing w:val="-2"/>
        </w:rPr>
        <w:t>procesos,</w:t>
      </w:r>
      <w:r>
        <w:rPr>
          <w:color w:val="2C2C2C"/>
          <w:spacing w:val="-6"/>
        </w:rPr>
        <w:t xml:space="preserve"> </w:t>
      </w:r>
      <w:r>
        <w:rPr>
          <w:color w:val="2C2C2C"/>
          <w:spacing w:val="-2"/>
        </w:rPr>
        <w:t>el</w:t>
      </w:r>
      <w:r>
        <w:rPr>
          <w:color w:val="2C2C2C"/>
          <w:spacing w:val="-3"/>
        </w:rPr>
        <w:t xml:space="preserve"> </w:t>
      </w:r>
      <w:r w:rsidRPr="007B6CFA">
        <w:rPr>
          <w:i/>
          <w:iCs/>
          <w:color w:val="2C2C2C"/>
          <w:spacing w:val="-2"/>
          <w:rPrChange w:id="102" w:author="Palacios, Piero (CIP)" w:date="2026-05-12T20:29:00Z" w16du:dateUtc="2026-05-13T01:29:00Z">
            <w:rPr>
              <w:color w:val="2C2C2C"/>
              <w:spacing w:val="-2"/>
            </w:rPr>
          </w:rPrChange>
        </w:rPr>
        <w:t>speedup</w:t>
      </w:r>
      <w:r>
        <w:rPr>
          <w:color w:val="2C2C2C"/>
          <w:spacing w:val="-5"/>
        </w:rPr>
        <w:t xml:space="preserve"> </w:t>
      </w:r>
      <w:r>
        <w:rPr>
          <w:color w:val="2C2C2C"/>
          <w:spacing w:val="-2"/>
        </w:rPr>
        <w:t>debería ser</w:t>
      </w:r>
      <w:r>
        <w:rPr>
          <w:color w:val="2C2C2C"/>
          <w:spacing w:val="-4"/>
        </w:rPr>
        <w:t xml:space="preserve"> </w:t>
      </w:r>
      <w:r>
        <w:rPr>
          <w:color w:val="2C2C2C"/>
          <w:spacing w:val="-2"/>
        </w:rPr>
        <w:t>aproximadamente</w:t>
      </w:r>
      <w:r>
        <w:rPr>
          <w:color w:val="2C2C2C"/>
          <w:spacing w:val="-3"/>
        </w:rPr>
        <w:t xml:space="preserve"> </w:t>
      </w:r>
      <w:r>
        <w:rPr>
          <w:color w:val="2C2C2C"/>
          <w:spacing w:val="-2"/>
        </w:rPr>
        <w:t>igual</w:t>
      </w:r>
      <w:r>
        <w:rPr>
          <w:color w:val="2C2C2C"/>
          <w:spacing w:val="-4"/>
        </w:rPr>
        <w:t xml:space="preserve"> </w:t>
      </w:r>
      <w:r>
        <w:rPr>
          <w:color w:val="2C2C2C"/>
          <w:spacing w:val="-2"/>
        </w:rPr>
        <w:t>a</w:t>
      </w:r>
      <w:r>
        <w:rPr>
          <w:color w:val="2C2C2C"/>
          <w:spacing w:val="-4"/>
        </w:rPr>
        <w:t xml:space="preserve"> </w:t>
      </w:r>
      <w:r>
        <w:rPr>
          <w:color w:val="2C2C2C"/>
          <w:spacing w:val="-2"/>
        </w:rPr>
        <w:t>p.</w:t>
      </w:r>
      <w:r>
        <w:rPr>
          <w:color w:val="2C2C2C"/>
          <w:spacing w:val="-4"/>
        </w:rPr>
        <w:t xml:space="preserve"> </w:t>
      </w:r>
      <w:r>
        <w:rPr>
          <w:color w:val="2C2C2C"/>
          <w:spacing w:val="-2"/>
        </w:rPr>
        <w:t>Sin</w:t>
      </w:r>
      <w:r>
        <w:rPr>
          <w:color w:val="2C2C2C"/>
          <w:spacing w:val="-5"/>
        </w:rPr>
        <w:t xml:space="preserve"> </w:t>
      </w:r>
      <w:r>
        <w:rPr>
          <w:color w:val="2C2C2C"/>
          <w:spacing w:val="-2"/>
        </w:rPr>
        <w:t>embargo,</w:t>
      </w:r>
      <w:r>
        <w:rPr>
          <w:color w:val="2C2C2C"/>
          <w:spacing w:val="-4"/>
        </w:rPr>
        <w:t xml:space="preserve"> </w:t>
      </w:r>
      <w:r>
        <w:rPr>
          <w:color w:val="2C2C2C"/>
          <w:spacing w:val="-2"/>
        </w:rPr>
        <w:t>los</w:t>
      </w:r>
      <w:r>
        <w:rPr>
          <w:color w:val="2C2C2C"/>
          <w:spacing w:val="-4"/>
        </w:rPr>
        <w:t xml:space="preserve"> </w:t>
      </w:r>
      <w:r>
        <w:rPr>
          <w:color w:val="2C2C2C"/>
          <w:spacing w:val="-2"/>
        </w:rPr>
        <w:t>resultados</w:t>
      </w:r>
      <w:r>
        <w:rPr>
          <w:color w:val="2C2C2C"/>
          <w:spacing w:val="-4"/>
        </w:rPr>
        <w:t xml:space="preserve"> </w:t>
      </w:r>
      <w:r>
        <w:rPr>
          <w:color w:val="2C2C2C"/>
          <w:spacing w:val="-2"/>
        </w:rPr>
        <w:t>experimentales</w:t>
      </w:r>
      <w:r>
        <w:rPr>
          <w:color w:val="2C2C2C"/>
          <w:spacing w:val="-4"/>
        </w:rPr>
        <w:t xml:space="preserve"> </w:t>
      </w:r>
      <w:r>
        <w:rPr>
          <w:color w:val="2C2C2C"/>
          <w:spacing w:val="-2"/>
        </w:rPr>
        <w:t>muestran</w:t>
      </w:r>
      <w:r>
        <w:rPr>
          <w:color w:val="2C2C2C"/>
          <w:spacing w:val="-5"/>
        </w:rPr>
        <w:t xml:space="preserve"> </w:t>
      </w:r>
      <w:r>
        <w:rPr>
          <w:color w:val="2C2C2C"/>
          <w:spacing w:val="-2"/>
        </w:rPr>
        <w:t>un</w:t>
      </w:r>
      <w:r>
        <w:rPr>
          <w:color w:val="2C2C2C"/>
          <w:spacing w:val="-5"/>
        </w:rPr>
        <w:t xml:space="preserve"> </w:t>
      </w:r>
      <w:r w:rsidRPr="007B6CFA">
        <w:rPr>
          <w:i/>
          <w:iCs/>
          <w:color w:val="2C2C2C"/>
          <w:spacing w:val="-2"/>
          <w:rPrChange w:id="103" w:author="Palacios, Piero (CIP)" w:date="2026-05-12T20:29:00Z" w16du:dateUtc="2026-05-13T01:29:00Z">
            <w:rPr>
              <w:color w:val="2C2C2C"/>
              <w:spacing w:val="-2"/>
            </w:rPr>
          </w:rPrChange>
        </w:rPr>
        <w:t>speedup</w:t>
      </w:r>
      <w:r>
        <w:rPr>
          <w:color w:val="2C2C2C"/>
          <w:spacing w:val="-5"/>
        </w:rPr>
        <w:t xml:space="preserve"> </w:t>
      </w:r>
      <w:r>
        <w:rPr>
          <w:color w:val="2C2C2C"/>
          <w:spacing w:val="-2"/>
        </w:rPr>
        <w:t xml:space="preserve">muy </w:t>
      </w:r>
      <w:r>
        <w:rPr>
          <w:color w:val="2C2C2C"/>
        </w:rPr>
        <w:t>por debajo del ideal:</w:t>
      </w:r>
    </w:p>
    <w:p w14:paraId="73AB9C76" w14:textId="77777777" w:rsidR="00D733C9" w:rsidRDefault="00000000">
      <w:pPr>
        <w:pStyle w:val="Prrafodelista"/>
        <w:numPr>
          <w:ilvl w:val="2"/>
          <w:numId w:val="7"/>
        </w:numPr>
        <w:tabs>
          <w:tab w:val="left" w:pos="885"/>
        </w:tabs>
        <w:spacing w:before="201"/>
      </w:pPr>
      <w:r>
        <w:rPr>
          <w:color w:val="2C2C2C"/>
        </w:rPr>
        <w:t>Con</w:t>
      </w:r>
      <w:r>
        <w:rPr>
          <w:color w:val="2C2C2C"/>
          <w:spacing w:val="-5"/>
        </w:rPr>
        <w:t xml:space="preserve"> </w:t>
      </w:r>
      <w:r>
        <w:rPr>
          <w:color w:val="2C2C2C"/>
        </w:rPr>
        <w:t>2</w:t>
      </w:r>
      <w:r>
        <w:rPr>
          <w:color w:val="2C2C2C"/>
          <w:spacing w:val="-4"/>
        </w:rPr>
        <w:t xml:space="preserve"> </w:t>
      </w:r>
      <w:r>
        <w:rPr>
          <w:color w:val="2C2C2C"/>
        </w:rPr>
        <w:t>procesos:</w:t>
      </w:r>
      <w:r>
        <w:rPr>
          <w:color w:val="2C2C2C"/>
          <w:spacing w:val="-4"/>
        </w:rPr>
        <w:t xml:space="preserve"> </w:t>
      </w:r>
      <w:r w:rsidRPr="007B6CFA">
        <w:rPr>
          <w:i/>
          <w:iCs/>
          <w:color w:val="2C2C2C"/>
          <w:rPrChange w:id="104" w:author="Palacios, Piero (CIP)" w:date="2026-05-12T20:29:00Z" w16du:dateUtc="2026-05-13T01:29:00Z">
            <w:rPr>
              <w:color w:val="2C2C2C"/>
            </w:rPr>
          </w:rPrChange>
        </w:rPr>
        <w:t>speedup</w:t>
      </w:r>
      <w:r>
        <w:rPr>
          <w:color w:val="2C2C2C"/>
          <w:spacing w:val="-5"/>
        </w:rPr>
        <w:t xml:space="preserve"> </w:t>
      </w:r>
      <w:r>
        <w:rPr>
          <w:color w:val="2C2C2C"/>
        </w:rPr>
        <w:t>&lt;&lt;</w:t>
      </w:r>
      <w:r>
        <w:rPr>
          <w:color w:val="2C2C2C"/>
          <w:spacing w:val="-3"/>
        </w:rPr>
        <w:t xml:space="preserve"> </w:t>
      </w:r>
      <w:r>
        <w:rPr>
          <w:color w:val="2C2C2C"/>
        </w:rPr>
        <w:t>2</w:t>
      </w:r>
      <w:r>
        <w:rPr>
          <w:color w:val="2C2C2C"/>
          <w:spacing w:val="-5"/>
        </w:rPr>
        <w:t xml:space="preserve"> </w:t>
      </w:r>
      <w:r>
        <w:rPr>
          <w:color w:val="2C2C2C"/>
          <w:spacing w:val="-2"/>
        </w:rPr>
        <w:t>(sublineal).</w:t>
      </w:r>
    </w:p>
    <w:p w14:paraId="199E5933" w14:textId="77777777" w:rsidR="00D733C9" w:rsidRDefault="00D733C9">
      <w:pPr>
        <w:pStyle w:val="Textoindependiente"/>
        <w:spacing w:before="12"/>
      </w:pPr>
    </w:p>
    <w:p w14:paraId="6AD0B697" w14:textId="77777777" w:rsidR="00D733C9" w:rsidRDefault="00000000">
      <w:pPr>
        <w:pStyle w:val="Prrafodelista"/>
        <w:numPr>
          <w:ilvl w:val="2"/>
          <w:numId w:val="7"/>
        </w:numPr>
        <w:tabs>
          <w:tab w:val="left" w:pos="885"/>
        </w:tabs>
      </w:pPr>
      <w:r>
        <w:rPr>
          <w:color w:val="2C2C2C"/>
        </w:rPr>
        <w:t>Con</w:t>
      </w:r>
      <w:r>
        <w:rPr>
          <w:color w:val="2C2C2C"/>
          <w:spacing w:val="-5"/>
        </w:rPr>
        <w:t xml:space="preserve"> </w:t>
      </w:r>
      <w:r>
        <w:rPr>
          <w:color w:val="2C2C2C"/>
        </w:rPr>
        <w:t>4</w:t>
      </w:r>
      <w:r>
        <w:rPr>
          <w:color w:val="2C2C2C"/>
          <w:spacing w:val="-4"/>
        </w:rPr>
        <w:t xml:space="preserve"> </w:t>
      </w:r>
      <w:r>
        <w:rPr>
          <w:color w:val="2C2C2C"/>
        </w:rPr>
        <w:t>procesos:</w:t>
      </w:r>
      <w:r>
        <w:rPr>
          <w:color w:val="2C2C2C"/>
          <w:spacing w:val="-4"/>
        </w:rPr>
        <w:t xml:space="preserve"> </w:t>
      </w:r>
      <w:r w:rsidRPr="007B6CFA">
        <w:rPr>
          <w:i/>
          <w:iCs/>
          <w:color w:val="2C2C2C"/>
          <w:rPrChange w:id="105" w:author="Palacios, Piero (CIP)" w:date="2026-05-12T20:29:00Z" w16du:dateUtc="2026-05-13T01:29:00Z">
            <w:rPr>
              <w:color w:val="2C2C2C"/>
            </w:rPr>
          </w:rPrChange>
        </w:rPr>
        <w:t>speedup</w:t>
      </w:r>
      <w:r>
        <w:rPr>
          <w:color w:val="2C2C2C"/>
          <w:spacing w:val="-5"/>
        </w:rPr>
        <w:t xml:space="preserve"> </w:t>
      </w:r>
      <w:r>
        <w:rPr>
          <w:color w:val="2C2C2C"/>
        </w:rPr>
        <w:t>&lt;&lt;</w:t>
      </w:r>
      <w:r>
        <w:rPr>
          <w:color w:val="2C2C2C"/>
          <w:spacing w:val="-3"/>
        </w:rPr>
        <w:t xml:space="preserve"> </w:t>
      </w:r>
      <w:r>
        <w:rPr>
          <w:color w:val="2C2C2C"/>
        </w:rPr>
        <w:t>4</w:t>
      </w:r>
      <w:r>
        <w:rPr>
          <w:color w:val="2C2C2C"/>
          <w:spacing w:val="-5"/>
        </w:rPr>
        <w:t xml:space="preserve"> </w:t>
      </w:r>
      <w:r>
        <w:rPr>
          <w:color w:val="2C2C2C"/>
          <w:spacing w:val="-2"/>
        </w:rPr>
        <w:t>(sublineal).</w:t>
      </w:r>
    </w:p>
    <w:p w14:paraId="63F9C07B" w14:textId="77777777" w:rsidR="00D733C9" w:rsidRDefault="00D733C9">
      <w:pPr>
        <w:pStyle w:val="Textoindependiente"/>
        <w:spacing w:before="12"/>
      </w:pPr>
    </w:p>
    <w:p w14:paraId="7F5A11CF" w14:textId="0C4D2464" w:rsidR="00D733C9" w:rsidRDefault="00000000">
      <w:pPr>
        <w:pStyle w:val="Prrafodelista"/>
        <w:numPr>
          <w:ilvl w:val="2"/>
          <w:numId w:val="7"/>
        </w:numPr>
        <w:tabs>
          <w:tab w:val="left" w:pos="885"/>
        </w:tabs>
        <w:spacing w:before="1"/>
      </w:pPr>
      <w:r>
        <w:rPr>
          <w:color w:val="2C2C2C"/>
        </w:rPr>
        <w:t>Con</w:t>
      </w:r>
      <w:r>
        <w:rPr>
          <w:color w:val="2C2C2C"/>
          <w:spacing w:val="-4"/>
        </w:rPr>
        <w:t xml:space="preserve"> </w:t>
      </w:r>
      <w:r>
        <w:rPr>
          <w:color w:val="2C2C2C"/>
        </w:rPr>
        <w:t>8,</w:t>
      </w:r>
      <w:r>
        <w:rPr>
          <w:color w:val="2C2C2C"/>
          <w:spacing w:val="-3"/>
        </w:rPr>
        <w:t xml:space="preserve"> </w:t>
      </w:r>
      <w:r>
        <w:rPr>
          <w:color w:val="2C2C2C"/>
        </w:rPr>
        <w:t>16</w:t>
      </w:r>
      <w:r>
        <w:rPr>
          <w:color w:val="2C2C2C"/>
          <w:spacing w:val="-5"/>
        </w:rPr>
        <w:t xml:space="preserve"> </w:t>
      </w:r>
      <w:r>
        <w:rPr>
          <w:color w:val="2C2C2C"/>
        </w:rPr>
        <w:t>y</w:t>
      </w:r>
      <w:r>
        <w:rPr>
          <w:color w:val="2C2C2C"/>
          <w:spacing w:val="-3"/>
        </w:rPr>
        <w:t xml:space="preserve"> </w:t>
      </w:r>
      <w:r>
        <w:rPr>
          <w:color w:val="2C2C2C"/>
        </w:rPr>
        <w:t>32</w:t>
      </w:r>
      <w:r>
        <w:rPr>
          <w:color w:val="2C2C2C"/>
          <w:spacing w:val="-2"/>
        </w:rPr>
        <w:t xml:space="preserve"> </w:t>
      </w:r>
      <w:r>
        <w:rPr>
          <w:color w:val="2C2C2C"/>
        </w:rPr>
        <w:t>procesos:</w:t>
      </w:r>
      <w:r>
        <w:rPr>
          <w:color w:val="2C2C2C"/>
          <w:spacing w:val="-5"/>
        </w:rPr>
        <w:t xml:space="preserve"> </w:t>
      </w:r>
      <w:r w:rsidRPr="007B6CFA">
        <w:rPr>
          <w:i/>
          <w:iCs/>
          <w:color w:val="2C2C2C"/>
          <w:rPrChange w:id="106" w:author="Palacios, Piero (CIP)" w:date="2026-05-12T20:29:00Z" w16du:dateUtc="2026-05-13T01:29:00Z">
            <w:rPr>
              <w:color w:val="2C2C2C"/>
            </w:rPr>
          </w:rPrChange>
        </w:rPr>
        <w:t>speedup</w:t>
      </w:r>
      <w:r>
        <w:rPr>
          <w:color w:val="2C2C2C"/>
          <w:spacing w:val="-4"/>
        </w:rPr>
        <w:t xml:space="preserve"> </w:t>
      </w:r>
      <w:r>
        <w:rPr>
          <w:color w:val="2C2C2C"/>
        </w:rPr>
        <w:t>&lt;</w:t>
      </w:r>
      <w:r>
        <w:rPr>
          <w:color w:val="2C2C2C"/>
          <w:spacing w:val="-5"/>
        </w:rPr>
        <w:t xml:space="preserve"> </w:t>
      </w:r>
      <w:r>
        <w:rPr>
          <w:color w:val="2C2C2C"/>
        </w:rPr>
        <w:t>1</w:t>
      </w:r>
      <w:r>
        <w:rPr>
          <w:color w:val="2C2C2C"/>
          <w:spacing w:val="-2"/>
        </w:rPr>
        <w:t xml:space="preserve"> </w:t>
      </w:r>
      <w:r>
        <w:rPr>
          <w:color w:val="2C2C2C"/>
        </w:rPr>
        <w:t>en</w:t>
      </w:r>
      <w:r>
        <w:rPr>
          <w:color w:val="2C2C2C"/>
          <w:spacing w:val="-4"/>
        </w:rPr>
        <w:t xml:space="preserve"> </w:t>
      </w:r>
      <w:r>
        <w:rPr>
          <w:color w:val="2C2C2C"/>
        </w:rPr>
        <w:t>la</w:t>
      </w:r>
      <w:r>
        <w:rPr>
          <w:color w:val="2C2C2C"/>
          <w:spacing w:val="-3"/>
        </w:rPr>
        <w:t xml:space="preserve"> </w:t>
      </w:r>
      <w:r>
        <w:rPr>
          <w:color w:val="2C2C2C"/>
        </w:rPr>
        <w:t>mayoría</w:t>
      </w:r>
      <w:r>
        <w:rPr>
          <w:color w:val="2C2C2C"/>
          <w:spacing w:val="-4"/>
        </w:rPr>
        <w:t xml:space="preserve"> </w:t>
      </w:r>
      <w:r>
        <w:rPr>
          <w:color w:val="2C2C2C"/>
        </w:rPr>
        <w:t>de</w:t>
      </w:r>
      <w:r>
        <w:rPr>
          <w:color w:val="2C2C2C"/>
          <w:spacing w:val="-4"/>
        </w:rPr>
        <w:t xml:space="preserve"> </w:t>
      </w:r>
      <w:del w:id="107" w:author="Palacios, Piero (CIP)" w:date="2026-05-12T20:36:00Z" w16du:dateUtc="2026-05-13T01:36:00Z">
        <w:r w:rsidDel="00B419D7">
          <w:rPr>
            <w:color w:val="2C2C2C"/>
            <w:spacing w:val="-2"/>
          </w:rPr>
          <w:delText>casos</w:delText>
        </w:r>
      </w:del>
      <w:ins w:id="108" w:author="Palacios, Piero (CIP)" w:date="2026-05-12T20:36:00Z" w16du:dateUtc="2026-05-13T01:36:00Z">
        <w:r w:rsidR="00B419D7">
          <w:rPr>
            <w:color w:val="2C2C2C"/>
            <w:spacing w:val="-2"/>
          </w:rPr>
          <w:t>los casos</w:t>
        </w:r>
      </w:ins>
      <w:r>
        <w:rPr>
          <w:color w:val="2C2C2C"/>
          <w:spacing w:val="-2"/>
        </w:rPr>
        <w:t>.</w:t>
      </w:r>
    </w:p>
    <w:p w14:paraId="3D6A3E51" w14:textId="77777777" w:rsidR="00D733C9" w:rsidRDefault="00D733C9">
      <w:pPr>
        <w:pStyle w:val="Textoindependiente"/>
        <w:spacing w:before="10"/>
      </w:pPr>
    </w:p>
    <w:p w14:paraId="2FE576AE" w14:textId="77777777" w:rsidR="00D733C9" w:rsidRDefault="00000000">
      <w:pPr>
        <w:pStyle w:val="Textoindependiente"/>
        <w:spacing w:line="312" w:lineRule="auto"/>
        <w:ind w:left="165" w:right="159"/>
        <w:jc w:val="both"/>
      </w:pPr>
      <w:r>
        <w:rPr>
          <w:color w:val="2C2C2C"/>
        </w:rPr>
        <w:t xml:space="preserve">Un </w:t>
      </w:r>
      <w:r w:rsidRPr="007B6CFA">
        <w:rPr>
          <w:i/>
          <w:iCs/>
          <w:color w:val="2C2C2C"/>
          <w:rPrChange w:id="109" w:author="Palacios, Piero (CIP)" w:date="2026-05-12T20:29:00Z" w16du:dateUtc="2026-05-13T01:29:00Z">
            <w:rPr>
              <w:color w:val="2C2C2C"/>
            </w:rPr>
          </w:rPrChange>
        </w:rPr>
        <w:t>speedup</w:t>
      </w:r>
      <w:r>
        <w:rPr>
          <w:color w:val="2C2C2C"/>
        </w:rPr>
        <w:t xml:space="preserve"> menor a 1 indica que la versión paralela fue más lenta que la ejecución secuencial. Este resultado evidencia claramente que el tamaño del problema no es suficientemente grande para aprovechar eficientemente las capacidades del paralelismo. La </w:t>
      </w:r>
      <w:r w:rsidRPr="00436311">
        <w:rPr>
          <w:color w:val="2C2C2C"/>
        </w:rPr>
        <w:t xml:space="preserve">Ley de </w:t>
      </w:r>
      <w:r w:rsidRPr="008E0B29">
        <w:rPr>
          <w:i/>
          <w:iCs/>
          <w:color w:val="2C2C2C"/>
          <w:rPrChange w:id="110" w:author="Palacios, Piero (CIP)" w:date="2026-05-12T20:36:00Z" w16du:dateUtc="2026-05-13T01:36:00Z">
            <w:rPr>
              <w:color w:val="2C2C2C"/>
            </w:rPr>
          </w:rPrChange>
        </w:rPr>
        <w:t>Amdahl</w:t>
      </w:r>
      <w:r>
        <w:rPr>
          <w:color w:val="2C2C2C"/>
        </w:rPr>
        <w:t xml:space="preserve"> sugiere que la porción secuencial del programa (</w:t>
      </w:r>
      <w:r w:rsidRPr="007B6CFA">
        <w:rPr>
          <w:i/>
          <w:iCs/>
          <w:color w:val="2C2C2C"/>
          <w:rPrChange w:id="111" w:author="Palacios, Piero (CIP)" w:date="2026-05-12T20:29:00Z" w16du:dateUtc="2026-05-13T01:29:00Z">
            <w:rPr>
              <w:color w:val="2C2C2C"/>
            </w:rPr>
          </w:rPrChange>
        </w:rPr>
        <w:t>overhead</w:t>
      </w:r>
      <w:r>
        <w:rPr>
          <w:color w:val="2C2C2C"/>
        </w:rPr>
        <w:t xml:space="preserve"> de gestión) limita el </w:t>
      </w:r>
      <w:r w:rsidRPr="007B6CFA">
        <w:rPr>
          <w:i/>
          <w:iCs/>
          <w:color w:val="2C2C2C"/>
          <w:rPrChange w:id="112" w:author="Palacios, Piero (CIP)" w:date="2026-05-12T20:29:00Z" w16du:dateUtc="2026-05-13T01:29:00Z">
            <w:rPr>
              <w:color w:val="2C2C2C"/>
            </w:rPr>
          </w:rPrChange>
        </w:rPr>
        <w:t>speedup</w:t>
      </w:r>
      <w:r>
        <w:rPr>
          <w:color w:val="2C2C2C"/>
        </w:rPr>
        <w:t xml:space="preserve"> máximo alcanzable.</w:t>
      </w:r>
    </w:p>
    <w:p w14:paraId="1106AF1B" w14:textId="77777777" w:rsidR="00D733C9" w:rsidRDefault="00D733C9">
      <w:pPr>
        <w:pStyle w:val="Textoindependiente"/>
        <w:spacing w:before="95"/>
      </w:pPr>
    </w:p>
    <w:p w14:paraId="487853A2" w14:textId="77777777" w:rsidR="00D733C9" w:rsidRDefault="00000000">
      <w:pPr>
        <w:pStyle w:val="Ttulo2"/>
        <w:numPr>
          <w:ilvl w:val="1"/>
          <w:numId w:val="7"/>
        </w:numPr>
        <w:tabs>
          <w:tab w:val="left" w:pos="582"/>
        </w:tabs>
        <w:ind w:left="582" w:hanging="417"/>
      </w:pPr>
      <w:bookmarkStart w:id="113" w:name="_bookmark15"/>
      <w:bookmarkEnd w:id="113"/>
      <w:r>
        <w:rPr>
          <w:color w:val="2C2C2C"/>
        </w:rPr>
        <w:t>Eficiencia</w:t>
      </w:r>
      <w:r>
        <w:rPr>
          <w:color w:val="2C2C2C"/>
          <w:spacing w:val="-8"/>
        </w:rPr>
        <w:t xml:space="preserve"> </w:t>
      </w:r>
      <w:r>
        <w:rPr>
          <w:color w:val="2C2C2C"/>
        </w:rPr>
        <w:t>del</w:t>
      </w:r>
      <w:r>
        <w:rPr>
          <w:color w:val="2C2C2C"/>
          <w:spacing w:val="-8"/>
        </w:rPr>
        <w:t xml:space="preserve"> </w:t>
      </w:r>
      <w:r>
        <w:rPr>
          <w:color w:val="2C2C2C"/>
          <w:spacing w:val="-2"/>
        </w:rPr>
        <w:t>Paralelismo</w:t>
      </w:r>
    </w:p>
    <w:p w14:paraId="4B2D49DD" w14:textId="77777777" w:rsidR="00D733C9" w:rsidRDefault="00000000">
      <w:pPr>
        <w:pStyle w:val="Textoindependiente"/>
        <w:spacing w:before="241" w:line="312" w:lineRule="auto"/>
        <w:ind w:left="165" w:right="159"/>
        <w:jc w:val="both"/>
      </w:pPr>
      <w:r>
        <w:rPr>
          <w:color w:val="2C2C2C"/>
          <w:spacing w:val="-2"/>
        </w:rPr>
        <w:t>La eficiencia del</w:t>
      </w:r>
      <w:r>
        <w:rPr>
          <w:color w:val="2C2C2C"/>
          <w:spacing w:val="-4"/>
        </w:rPr>
        <w:t xml:space="preserve"> </w:t>
      </w:r>
      <w:r>
        <w:rPr>
          <w:color w:val="2C2C2C"/>
          <w:spacing w:val="-2"/>
        </w:rPr>
        <w:t>paralelismo disminuyó</w:t>
      </w:r>
      <w:r>
        <w:rPr>
          <w:color w:val="2C2C2C"/>
          <w:spacing w:val="-3"/>
        </w:rPr>
        <w:t xml:space="preserve"> </w:t>
      </w:r>
      <w:r>
        <w:rPr>
          <w:color w:val="2C2C2C"/>
          <w:spacing w:val="-2"/>
        </w:rPr>
        <w:t>considerablemente al</w:t>
      </w:r>
      <w:r>
        <w:rPr>
          <w:color w:val="2C2C2C"/>
          <w:spacing w:val="-4"/>
        </w:rPr>
        <w:t xml:space="preserve"> </w:t>
      </w:r>
      <w:r>
        <w:rPr>
          <w:color w:val="2C2C2C"/>
          <w:spacing w:val="-2"/>
        </w:rPr>
        <w:t>incrementar</w:t>
      </w:r>
      <w:r>
        <w:rPr>
          <w:color w:val="2C2C2C"/>
          <w:spacing w:val="-4"/>
        </w:rPr>
        <w:t xml:space="preserve"> </w:t>
      </w:r>
      <w:r>
        <w:rPr>
          <w:color w:val="2C2C2C"/>
          <w:spacing w:val="-2"/>
        </w:rPr>
        <w:t>el</w:t>
      </w:r>
      <w:r>
        <w:rPr>
          <w:color w:val="2C2C2C"/>
          <w:spacing w:val="-4"/>
        </w:rPr>
        <w:t xml:space="preserve"> </w:t>
      </w:r>
      <w:r>
        <w:rPr>
          <w:color w:val="2C2C2C"/>
          <w:spacing w:val="-2"/>
        </w:rPr>
        <w:t>número de</w:t>
      </w:r>
      <w:r>
        <w:rPr>
          <w:color w:val="2C2C2C"/>
          <w:spacing w:val="-3"/>
        </w:rPr>
        <w:t xml:space="preserve"> </w:t>
      </w:r>
      <w:r>
        <w:rPr>
          <w:color w:val="2C2C2C"/>
          <w:spacing w:val="-2"/>
        </w:rPr>
        <w:t xml:space="preserve">procesos. Este </w:t>
      </w:r>
      <w:r>
        <w:rPr>
          <w:color w:val="2C2C2C"/>
        </w:rPr>
        <w:t>comportamiento confirma</w:t>
      </w:r>
      <w:r>
        <w:rPr>
          <w:color w:val="2C2C2C"/>
          <w:spacing w:val="-4"/>
        </w:rPr>
        <w:t xml:space="preserve"> </w:t>
      </w:r>
      <w:r>
        <w:rPr>
          <w:color w:val="2C2C2C"/>
        </w:rPr>
        <w:t>que los</w:t>
      </w:r>
      <w:r>
        <w:rPr>
          <w:color w:val="2C2C2C"/>
          <w:spacing w:val="-1"/>
        </w:rPr>
        <w:t xml:space="preserve"> </w:t>
      </w:r>
      <w:r>
        <w:rPr>
          <w:color w:val="2C2C2C"/>
        </w:rPr>
        <w:t>recursos</w:t>
      </w:r>
      <w:r>
        <w:rPr>
          <w:color w:val="2C2C2C"/>
          <w:spacing w:val="-1"/>
        </w:rPr>
        <w:t xml:space="preserve"> </w:t>
      </w:r>
      <w:r>
        <w:rPr>
          <w:color w:val="2C2C2C"/>
        </w:rPr>
        <w:t>computacionales</w:t>
      </w:r>
      <w:r>
        <w:rPr>
          <w:color w:val="2C2C2C"/>
          <w:spacing w:val="-1"/>
        </w:rPr>
        <w:t xml:space="preserve"> </w:t>
      </w:r>
      <w:r>
        <w:rPr>
          <w:color w:val="2C2C2C"/>
        </w:rPr>
        <w:t>adicionales no fueron aprovechados</w:t>
      </w:r>
      <w:r>
        <w:rPr>
          <w:color w:val="2C2C2C"/>
          <w:spacing w:val="-1"/>
        </w:rPr>
        <w:t xml:space="preserve"> </w:t>
      </w:r>
      <w:r>
        <w:rPr>
          <w:color w:val="2C2C2C"/>
        </w:rPr>
        <w:t xml:space="preserve">de manera efectiva, ya que el </w:t>
      </w:r>
      <w:r w:rsidRPr="00443F4D">
        <w:rPr>
          <w:i/>
          <w:iCs/>
          <w:color w:val="2C2C2C"/>
          <w:rPrChange w:id="114" w:author="Palacios, Piero (CIP)" w:date="2026-05-12T20:36:00Z" w16du:dateUtc="2026-05-13T01:36:00Z">
            <w:rPr>
              <w:color w:val="2C2C2C"/>
            </w:rPr>
          </w:rPrChange>
        </w:rPr>
        <w:t>overhead</w:t>
      </w:r>
      <w:r>
        <w:rPr>
          <w:color w:val="2C2C2C"/>
        </w:rPr>
        <w:t xml:space="preserve"> de comunicación y sincronización consume una proporción creciente del tiempo total.</w:t>
      </w:r>
    </w:p>
    <w:p w14:paraId="23777F39" w14:textId="77777777" w:rsidR="00D733C9" w:rsidRDefault="00D733C9">
      <w:pPr>
        <w:pStyle w:val="Textoindependiente"/>
        <w:spacing w:line="312" w:lineRule="auto"/>
        <w:jc w:val="both"/>
        <w:sectPr w:rsidR="00D733C9">
          <w:pgSz w:w="11910" w:h="16840"/>
          <w:pgMar w:top="1760" w:right="1275" w:bottom="940" w:left="1275" w:header="0" w:footer="743" w:gutter="0"/>
          <w:cols w:space="720"/>
        </w:sectPr>
      </w:pPr>
    </w:p>
    <w:p w14:paraId="3A5882AD" w14:textId="77777777" w:rsidR="00D733C9" w:rsidRDefault="00000000">
      <w:pPr>
        <w:pStyle w:val="Textoindependiente"/>
        <w:spacing w:before="41" w:line="312" w:lineRule="auto"/>
        <w:ind w:left="165" w:right="166"/>
        <w:jc w:val="both"/>
      </w:pPr>
      <w:r>
        <w:rPr>
          <w:color w:val="2C2C2C"/>
        </w:rPr>
        <w:lastRenderedPageBreak/>
        <w:t>La relación</w:t>
      </w:r>
      <w:r>
        <w:rPr>
          <w:color w:val="2C2C2C"/>
          <w:spacing w:val="-3"/>
        </w:rPr>
        <w:t xml:space="preserve"> </w:t>
      </w:r>
      <w:r>
        <w:rPr>
          <w:color w:val="2C2C2C"/>
        </w:rPr>
        <w:t>observada fue:</w:t>
      </w:r>
      <w:r>
        <w:rPr>
          <w:color w:val="2C2C2C"/>
          <w:spacing w:val="-1"/>
        </w:rPr>
        <w:t xml:space="preserve"> </w:t>
      </w:r>
      <w:r>
        <w:rPr>
          <w:color w:val="2C2C2C"/>
        </w:rPr>
        <w:t>a mayor</w:t>
      </w:r>
      <w:r>
        <w:rPr>
          <w:color w:val="2C2C2C"/>
          <w:spacing w:val="-3"/>
        </w:rPr>
        <w:t xml:space="preserve"> </w:t>
      </w:r>
      <w:r>
        <w:rPr>
          <w:color w:val="2C2C2C"/>
        </w:rPr>
        <w:t>número de procesos, menor eficiencia.</w:t>
      </w:r>
      <w:r>
        <w:rPr>
          <w:color w:val="2C2C2C"/>
          <w:spacing w:val="-1"/>
        </w:rPr>
        <w:t xml:space="preserve"> </w:t>
      </w:r>
      <w:r>
        <w:rPr>
          <w:color w:val="2C2C2C"/>
        </w:rPr>
        <w:t>Esto</w:t>
      </w:r>
      <w:r>
        <w:rPr>
          <w:color w:val="2C2C2C"/>
          <w:spacing w:val="-2"/>
        </w:rPr>
        <w:t xml:space="preserve"> </w:t>
      </w:r>
      <w:r>
        <w:rPr>
          <w:color w:val="2C2C2C"/>
        </w:rPr>
        <w:t>es consistente</w:t>
      </w:r>
      <w:r>
        <w:rPr>
          <w:color w:val="2C2C2C"/>
          <w:spacing w:val="-2"/>
        </w:rPr>
        <w:t xml:space="preserve"> </w:t>
      </w:r>
      <w:r>
        <w:rPr>
          <w:color w:val="2C2C2C"/>
        </w:rPr>
        <w:t>con</w:t>
      </w:r>
      <w:r>
        <w:rPr>
          <w:color w:val="2C2C2C"/>
          <w:spacing w:val="-3"/>
        </w:rPr>
        <w:t xml:space="preserve"> </w:t>
      </w:r>
      <w:r>
        <w:rPr>
          <w:color w:val="2C2C2C"/>
        </w:rPr>
        <w:t xml:space="preserve">el comportamiento típico de algoritmos con granularidad fina ejecutados sobre datasets de tamaño reducido, donde el </w:t>
      </w:r>
      <w:r w:rsidRPr="00A70042">
        <w:rPr>
          <w:i/>
          <w:iCs/>
          <w:color w:val="2C2C2C"/>
          <w:rPrChange w:id="115" w:author="Palacios, Piero (CIP)" w:date="2026-05-12T20:37:00Z" w16du:dateUtc="2026-05-13T01:37:00Z">
            <w:rPr>
              <w:color w:val="2C2C2C"/>
            </w:rPr>
          </w:rPrChange>
        </w:rPr>
        <w:t>ratio</w:t>
      </w:r>
      <w:r>
        <w:rPr>
          <w:color w:val="2C2C2C"/>
        </w:rPr>
        <w:t xml:space="preserve"> de computación útil versus </w:t>
      </w:r>
      <w:r w:rsidRPr="008C1BD6">
        <w:rPr>
          <w:i/>
          <w:iCs/>
          <w:color w:val="2C2C2C"/>
          <w:rPrChange w:id="116" w:author="Palacios, Piero (CIP)" w:date="2026-05-12T20:37:00Z" w16du:dateUtc="2026-05-13T01:37:00Z">
            <w:rPr>
              <w:color w:val="2C2C2C"/>
            </w:rPr>
          </w:rPrChange>
        </w:rPr>
        <w:t>overhead</w:t>
      </w:r>
      <w:r>
        <w:rPr>
          <w:color w:val="2C2C2C"/>
        </w:rPr>
        <w:t xml:space="preserve"> de comunicación es desfavorable.</w:t>
      </w:r>
    </w:p>
    <w:p w14:paraId="7099FFEF" w14:textId="77777777" w:rsidR="00D733C9" w:rsidRDefault="00D733C9">
      <w:pPr>
        <w:pStyle w:val="Textoindependiente"/>
        <w:spacing w:before="214"/>
      </w:pPr>
    </w:p>
    <w:p w14:paraId="5EFC72E7" w14:textId="77777777" w:rsidR="00D733C9" w:rsidRDefault="00000000" w:rsidP="00D17072">
      <w:pPr>
        <w:pStyle w:val="Ttulo1"/>
        <w:numPr>
          <w:ilvl w:val="0"/>
          <w:numId w:val="7"/>
        </w:numPr>
        <w:tabs>
          <w:tab w:val="left" w:pos="523"/>
        </w:tabs>
        <w:ind w:left="1440" w:hanging="1275"/>
        <w:pPrChange w:id="117" w:author="Palacios, Piero (CIP)" w:date="2026-05-12T20:47:00Z" w16du:dateUtc="2026-05-13T01:47:00Z">
          <w:pPr>
            <w:pStyle w:val="Ttulo1"/>
            <w:numPr>
              <w:numId w:val="7"/>
            </w:numPr>
            <w:tabs>
              <w:tab w:val="left" w:pos="523"/>
            </w:tabs>
          </w:pPr>
        </w:pPrChange>
      </w:pPr>
      <w:bookmarkStart w:id="118" w:name="_bookmark16"/>
      <w:bookmarkEnd w:id="118"/>
      <w:r>
        <w:rPr>
          <w:color w:val="205E99"/>
        </w:rPr>
        <w:t>Escalabilidad</w:t>
      </w:r>
      <w:r>
        <w:rPr>
          <w:color w:val="205E99"/>
          <w:spacing w:val="-6"/>
        </w:rPr>
        <w:t xml:space="preserve"> </w:t>
      </w:r>
      <w:r>
        <w:rPr>
          <w:color w:val="205E99"/>
        </w:rPr>
        <w:t>Fuerte</w:t>
      </w:r>
      <w:r>
        <w:rPr>
          <w:color w:val="205E99"/>
          <w:spacing w:val="-4"/>
        </w:rPr>
        <w:t xml:space="preserve"> </w:t>
      </w:r>
      <w:r>
        <w:rPr>
          <w:color w:val="205E99"/>
        </w:rPr>
        <w:t>y</w:t>
      </w:r>
      <w:r>
        <w:rPr>
          <w:color w:val="205E99"/>
          <w:spacing w:val="-3"/>
        </w:rPr>
        <w:t xml:space="preserve"> </w:t>
      </w:r>
      <w:r>
        <w:rPr>
          <w:color w:val="205E99"/>
          <w:spacing w:val="-4"/>
        </w:rPr>
        <w:t>Débil</w:t>
      </w:r>
    </w:p>
    <w:p w14:paraId="15D0E428" w14:textId="77777777" w:rsidR="00D733C9" w:rsidRDefault="00D733C9">
      <w:pPr>
        <w:pStyle w:val="Textoindependiente"/>
        <w:spacing w:before="51"/>
        <w:rPr>
          <w:b/>
          <w:sz w:val="36"/>
        </w:rPr>
      </w:pPr>
    </w:p>
    <w:p w14:paraId="09CD9D03" w14:textId="77777777" w:rsidR="00D733C9" w:rsidRDefault="00000000">
      <w:pPr>
        <w:pStyle w:val="Ttulo2"/>
        <w:numPr>
          <w:ilvl w:val="1"/>
          <w:numId w:val="7"/>
        </w:numPr>
        <w:tabs>
          <w:tab w:val="left" w:pos="582"/>
        </w:tabs>
        <w:spacing w:before="1"/>
        <w:ind w:left="582" w:hanging="417"/>
      </w:pPr>
      <w:bookmarkStart w:id="119" w:name="_bookmark17"/>
      <w:bookmarkEnd w:id="119"/>
      <w:r>
        <w:rPr>
          <w:color w:val="2C2C2C"/>
        </w:rPr>
        <w:t>Escalabilidad</w:t>
      </w:r>
      <w:r>
        <w:rPr>
          <w:color w:val="2C2C2C"/>
          <w:spacing w:val="-8"/>
        </w:rPr>
        <w:t xml:space="preserve"> </w:t>
      </w:r>
      <w:r>
        <w:rPr>
          <w:color w:val="2C2C2C"/>
          <w:spacing w:val="-2"/>
        </w:rPr>
        <w:t>Fuerte</w:t>
      </w:r>
    </w:p>
    <w:p w14:paraId="300D44B2" w14:textId="77777777" w:rsidR="00D733C9" w:rsidRDefault="00000000">
      <w:pPr>
        <w:pStyle w:val="Textoindependiente"/>
        <w:spacing w:before="241" w:line="312" w:lineRule="auto"/>
        <w:ind w:left="165" w:right="164"/>
        <w:jc w:val="both"/>
      </w:pPr>
      <w:r>
        <w:rPr>
          <w:color w:val="2C2C2C"/>
        </w:rPr>
        <w:t>En el análisis de escalabilidad fuerte, el tamaño del problema se mantiene constante mientras aumenta el número de procesadores utilizados. El objetivo es medir cómo disminuye el tiempo de ejecución al agregar más recursos computacionales para un problema de tamaño fijo.</w:t>
      </w:r>
    </w:p>
    <w:p w14:paraId="08113AE2" w14:textId="77777777" w:rsidR="00D733C9" w:rsidRDefault="00000000">
      <w:pPr>
        <w:pStyle w:val="Textoindependiente"/>
        <w:spacing w:before="201"/>
        <w:ind w:left="165"/>
        <w:jc w:val="both"/>
      </w:pPr>
      <w:r>
        <w:rPr>
          <w:color w:val="2C2C2C"/>
        </w:rPr>
        <w:t>Resultados</w:t>
      </w:r>
      <w:r>
        <w:rPr>
          <w:color w:val="2C2C2C"/>
          <w:spacing w:val="-8"/>
        </w:rPr>
        <w:t xml:space="preserve"> </w:t>
      </w:r>
      <w:r>
        <w:rPr>
          <w:color w:val="2C2C2C"/>
        </w:rPr>
        <w:t>observados</w:t>
      </w:r>
      <w:r>
        <w:rPr>
          <w:color w:val="2C2C2C"/>
          <w:spacing w:val="-7"/>
        </w:rPr>
        <w:t xml:space="preserve"> </w:t>
      </w:r>
      <w:r>
        <w:rPr>
          <w:color w:val="2C2C2C"/>
        </w:rPr>
        <w:t>en</w:t>
      </w:r>
      <w:r>
        <w:rPr>
          <w:color w:val="2C2C2C"/>
          <w:spacing w:val="-5"/>
        </w:rPr>
        <w:t xml:space="preserve"> </w:t>
      </w:r>
      <w:r>
        <w:rPr>
          <w:color w:val="2C2C2C"/>
        </w:rPr>
        <w:t>los</w:t>
      </w:r>
      <w:r>
        <w:rPr>
          <w:color w:val="2C2C2C"/>
          <w:spacing w:val="-5"/>
        </w:rPr>
        <w:t xml:space="preserve"> </w:t>
      </w:r>
      <w:r>
        <w:rPr>
          <w:color w:val="2C2C2C"/>
          <w:spacing w:val="-2"/>
        </w:rPr>
        <w:t>experimentos:</w:t>
      </w:r>
    </w:p>
    <w:p w14:paraId="180C97E4" w14:textId="77777777" w:rsidR="00D733C9" w:rsidRDefault="00D733C9">
      <w:pPr>
        <w:pStyle w:val="Textoindependiente"/>
        <w:spacing w:before="10"/>
      </w:pPr>
    </w:p>
    <w:p w14:paraId="362BCA9D" w14:textId="0E52363D" w:rsidR="00D733C9" w:rsidRDefault="00000000">
      <w:pPr>
        <w:pStyle w:val="Prrafodelista"/>
        <w:numPr>
          <w:ilvl w:val="2"/>
          <w:numId w:val="7"/>
        </w:numPr>
        <w:tabs>
          <w:tab w:val="left" w:pos="885"/>
        </w:tabs>
        <w:spacing w:line="312" w:lineRule="auto"/>
        <w:ind w:right="163"/>
      </w:pPr>
      <w:r>
        <w:rPr>
          <w:color w:val="2C2C2C"/>
        </w:rPr>
        <w:t>El</w:t>
      </w:r>
      <w:r>
        <w:rPr>
          <w:color w:val="2C2C2C"/>
          <w:spacing w:val="40"/>
        </w:rPr>
        <w:t xml:space="preserve"> </w:t>
      </w:r>
      <w:r>
        <w:rPr>
          <w:color w:val="2C2C2C"/>
        </w:rPr>
        <w:t>tiempo</w:t>
      </w:r>
      <w:r>
        <w:rPr>
          <w:color w:val="2C2C2C"/>
          <w:spacing w:val="40"/>
        </w:rPr>
        <w:t xml:space="preserve"> </w:t>
      </w:r>
      <w:r>
        <w:rPr>
          <w:color w:val="2C2C2C"/>
        </w:rPr>
        <w:t>de</w:t>
      </w:r>
      <w:r>
        <w:rPr>
          <w:color w:val="2C2C2C"/>
          <w:spacing w:val="40"/>
        </w:rPr>
        <w:t xml:space="preserve"> </w:t>
      </w:r>
      <w:r>
        <w:rPr>
          <w:color w:val="2C2C2C"/>
        </w:rPr>
        <w:t>ejecución</w:t>
      </w:r>
      <w:r>
        <w:rPr>
          <w:color w:val="2C2C2C"/>
          <w:spacing w:val="40"/>
        </w:rPr>
        <w:t xml:space="preserve"> </w:t>
      </w:r>
      <w:r>
        <w:rPr>
          <w:color w:val="2C2C2C"/>
        </w:rPr>
        <w:t>no</w:t>
      </w:r>
      <w:r>
        <w:rPr>
          <w:color w:val="2C2C2C"/>
          <w:spacing w:val="40"/>
        </w:rPr>
        <w:t xml:space="preserve"> </w:t>
      </w:r>
      <w:r>
        <w:rPr>
          <w:color w:val="2C2C2C"/>
        </w:rPr>
        <w:t>disminuyó</w:t>
      </w:r>
      <w:r>
        <w:rPr>
          <w:color w:val="2C2C2C"/>
          <w:spacing w:val="40"/>
        </w:rPr>
        <w:t xml:space="preserve"> </w:t>
      </w:r>
      <w:r>
        <w:rPr>
          <w:color w:val="2C2C2C"/>
        </w:rPr>
        <w:t>proporcionalmente</w:t>
      </w:r>
      <w:r>
        <w:rPr>
          <w:color w:val="2C2C2C"/>
          <w:spacing w:val="40"/>
        </w:rPr>
        <w:t xml:space="preserve"> </w:t>
      </w:r>
      <w:r>
        <w:rPr>
          <w:color w:val="2C2C2C"/>
        </w:rPr>
        <w:t>al</w:t>
      </w:r>
      <w:r>
        <w:rPr>
          <w:color w:val="2C2C2C"/>
          <w:spacing w:val="40"/>
        </w:rPr>
        <w:t xml:space="preserve"> </w:t>
      </w:r>
      <w:r>
        <w:rPr>
          <w:color w:val="2C2C2C"/>
        </w:rPr>
        <w:t>incrementar</w:t>
      </w:r>
      <w:r>
        <w:rPr>
          <w:color w:val="2C2C2C"/>
          <w:spacing w:val="40"/>
        </w:rPr>
        <w:t xml:space="preserve"> </w:t>
      </w:r>
      <w:r>
        <w:rPr>
          <w:color w:val="2C2C2C"/>
        </w:rPr>
        <w:t>el</w:t>
      </w:r>
      <w:r>
        <w:rPr>
          <w:color w:val="2C2C2C"/>
          <w:spacing w:val="40"/>
        </w:rPr>
        <w:t xml:space="preserve"> </w:t>
      </w:r>
      <w:r>
        <w:rPr>
          <w:color w:val="2C2C2C"/>
        </w:rPr>
        <w:t>número</w:t>
      </w:r>
      <w:r>
        <w:rPr>
          <w:color w:val="2C2C2C"/>
          <w:spacing w:val="40"/>
        </w:rPr>
        <w:t xml:space="preserve"> </w:t>
      </w:r>
      <w:r>
        <w:rPr>
          <w:color w:val="2C2C2C"/>
        </w:rPr>
        <w:t xml:space="preserve">de </w:t>
      </w:r>
      <w:r>
        <w:rPr>
          <w:color w:val="2C2C2C"/>
          <w:spacing w:val="-2"/>
        </w:rPr>
        <w:t>procesos</w:t>
      </w:r>
      <w:ins w:id="120" w:author="Palacios, Piero (CIP)" w:date="2026-05-12T20:37:00Z" w16du:dateUtc="2026-05-13T01:37:00Z">
        <w:r w:rsidR="00436311">
          <w:rPr>
            <w:color w:val="2C2C2C"/>
            <w:spacing w:val="-2"/>
          </w:rPr>
          <w:t xml:space="preserve">; </w:t>
        </w:r>
      </w:ins>
      <w:ins w:id="121" w:author="Palacios, Piero (CIP)" w:date="2026-05-12T20:38:00Z" w16du:dateUtc="2026-05-13T01:38:00Z">
        <w:r w:rsidR="00436311" w:rsidRPr="00436311">
          <w:rPr>
            <w:color w:val="2C2C2C"/>
            <w:spacing w:val="-2"/>
          </w:rPr>
          <w:t>por el contrario</w:t>
        </w:r>
      </w:ins>
      <w:ins w:id="122" w:author="Palacios, Piero (CIP)" w:date="2026-05-12T20:37:00Z" w16du:dateUtc="2026-05-13T01:37:00Z">
        <w:r w:rsidR="00436311">
          <w:rPr>
            <w:color w:val="2C2C2C"/>
            <w:spacing w:val="-2"/>
          </w:rPr>
          <w:t xml:space="preserve">, </w:t>
        </w:r>
      </w:ins>
      <w:ins w:id="123" w:author="Palacios, Piero (CIP)" w:date="2026-05-12T20:38:00Z" w16du:dateUtc="2026-05-13T01:38:00Z">
        <w:r w:rsidR="00436311">
          <w:rPr>
            <w:color w:val="2C2C2C"/>
            <w:spacing w:val="-2"/>
          </w:rPr>
          <w:t xml:space="preserve">en varios casos aumentó debido </w:t>
        </w:r>
      </w:ins>
      <w:ins w:id="124" w:author="Palacios, Piero (CIP)" w:date="2026-05-12T20:37:00Z" w16du:dateUtc="2026-05-13T01:37:00Z">
        <w:r w:rsidR="00436311">
          <w:rPr>
            <w:color w:val="2C2C2C"/>
            <w:spacing w:val="-2"/>
          </w:rPr>
          <w:t xml:space="preserve">al </w:t>
        </w:r>
      </w:ins>
      <w:ins w:id="125" w:author="Palacios, Piero (CIP)" w:date="2026-05-12T20:38:00Z" w16du:dateUtc="2026-05-13T01:38:00Z">
        <w:r w:rsidR="00436311" w:rsidRPr="00436311">
          <w:rPr>
            <w:i/>
            <w:iCs/>
            <w:color w:val="2C2C2C"/>
            <w:spacing w:val="-2"/>
            <w:rPrChange w:id="126" w:author="Palacios, Piero (CIP)" w:date="2026-05-12T20:38:00Z" w16du:dateUtc="2026-05-13T01:38:00Z">
              <w:rPr>
                <w:color w:val="2C2C2C"/>
                <w:spacing w:val="-2"/>
              </w:rPr>
            </w:rPrChange>
          </w:rPr>
          <w:t>overhead</w:t>
        </w:r>
        <w:r w:rsidR="00436311" w:rsidRPr="00436311">
          <w:rPr>
            <w:color w:val="2C2C2C"/>
            <w:spacing w:val="-2"/>
          </w:rPr>
          <w:t xml:space="preserve"> de coordinación</w:t>
        </w:r>
      </w:ins>
      <w:ins w:id="127" w:author="Palacios, Piero (CIP)" w:date="2026-05-12T20:37:00Z" w16du:dateUtc="2026-05-13T01:37:00Z">
        <w:r w:rsidR="00436311">
          <w:rPr>
            <w:color w:val="2C2C2C"/>
            <w:spacing w:val="-2"/>
          </w:rPr>
          <w:t>.</w:t>
        </w:r>
      </w:ins>
      <w:del w:id="128" w:author="Palacios, Piero (CIP)" w:date="2026-05-12T20:37:00Z" w16du:dateUtc="2026-05-13T01:37:00Z">
        <w:r w:rsidDel="00436311">
          <w:rPr>
            <w:color w:val="2C2C2C"/>
            <w:spacing w:val="-2"/>
          </w:rPr>
          <w:delText>.</w:delText>
        </w:r>
      </w:del>
    </w:p>
    <w:p w14:paraId="4908B922" w14:textId="77777777" w:rsidR="00D733C9" w:rsidRDefault="00000000">
      <w:pPr>
        <w:pStyle w:val="Prrafodelista"/>
        <w:numPr>
          <w:ilvl w:val="2"/>
          <w:numId w:val="7"/>
        </w:numPr>
        <w:tabs>
          <w:tab w:val="left" w:pos="885"/>
        </w:tabs>
        <w:spacing w:before="202" w:line="312" w:lineRule="auto"/>
        <w:ind w:right="164"/>
      </w:pPr>
      <w:r>
        <w:rPr>
          <w:color w:val="2C2C2C"/>
        </w:rPr>
        <w:t>El</w:t>
      </w:r>
      <w:r>
        <w:rPr>
          <w:color w:val="2C2C2C"/>
          <w:spacing w:val="40"/>
        </w:rPr>
        <w:t xml:space="preserve"> </w:t>
      </w:r>
      <w:r w:rsidRPr="00436311">
        <w:rPr>
          <w:i/>
          <w:iCs/>
          <w:color w:val="2C2C2C"/>
          <w:rPrChange w:id="129" w:author="Palacios, Piero (CIP)" w:date="2026-05-12T20:38:00Z" w16du:dateUtc="2026-05-13T01:38:00Z">
            <w:rPr>
              <w:color w:val="2C2C2C"/>
            </w:rPr>
          </w:rPrChange>
        </w:rPr>
        <w:t>overhead</w:t>
      </w:r>
      <w:r>
        <w:rPr>
          <w:color w:val="2C2C2C"/>
          <w:spacing w:val="40"/>
        </w:rPr>
        <w:t xml:space="preserve"> </w:t>
      </w:r>
      <w:r>
        <w:rPr>
          <w:color w:val="2C2C2C"/>
        </w:rPr>
        <w:t>de</w:t>
      </w:r>
      <w:r>
        <w:rPr>
          <w:color w:val="2C2C2C"/>
          <w:spacing w:val="40"/>
        </w:rPr>
        <w:t xml:space="preserve"> </w:t>
      </w:r>
      <w:r>
        <w:rPr>
          <w:color w:val="2C2C2C"/>
        </w:rPr>
        <w:t>coordinación</w:t>
      </w:r>
      <w:r>
        <w:rPr>
          <w:color w:val="2C2C2C"/>
          <w:spacing w:val="40"/>
        </w:rPr>
        <w:t xml:space="preserve"> </w:t>
      </w:r>
      <w:r>
        <w:rPr>
          <w:color w:val="2C2C2C"/>
        </w:rPr>
        <w:t>entre</w:t>
      </w:r>
      <w:r>
        <w:rPr>
          <w:color w:val="2C2C2C"/>
          <w:spacing w:val="40"/>
        </w:rPr>
        <w:t xml:space="preserve"> </w:t>
      </w:r>
      <w:r>
        <w:rPr>
          <w:color w:val="2C2C2C"/>
        </w:rPr>
        <w:t>procesos</w:t>
      </w:r>
      <w:r>
        <w:rPr>
          <w:color w:val="2C2C2C"/>
          <w:spacing w:val="40"/>
        </w:rPr>
        <w:t xml:space="preserve"> </w:t>
      </w:r>
      <w:r>
        <w:rPr>
          <w:color w:val="2C2C2C"/>
        </w:rPr>
        <w:t>limitó</w:t>
      </w:r>
      <w:r>
        <w:rPr>
          <w:color w:val="2C2C2C"/>
          <w:spacing w:val="40"/>
        </w:rPr>
        <w:t xml:space="preserve"> </w:t>
      </w:r>
      <w:r>
        <w:rPr>
          <w:color w:val="2C2C2C"/>
        </w:rPr>
        <w:t>significativamente</w:t>
      </w:r>
      <w:r>
        <w:rPr>
          <w:color w:val="2C2C2C"/>
          <w:spacing w:val="40"/>
        </w:rPr>
        <w:t xml:space="preserve"> </w:t>
      </w:r>
      <w:r>
        <w:rPr>
          <w:color w:val="2C2C2C"/>
        </w:rPr>
        <w:t>el</w:t>
      </w:r>
      <w:r>
        <w:rPr>
          <w:color w:val="2C2C2C"/>
          <w:spacing w:val="40"/>
        </w:rPr>
        <w:t xml:space="preserve"> </w:t>
      </w:r>
      <w:r>
        <w:rPr>
          <w:color w:val="2C2C2C"/>
        </w:rPr>
        <w:t>beneficio</w:t>
      </w:r>
      <w:r>
        <w:rPr>
          <w:color w:val="2C2C2C"/>
          <w:spacing w:val="40"/>
        </w:rPr>
        <w:t xml:space="preserve"> </w:t>
      </w:r>
      <w:r>
        <w:rPr>
          <w:color w:val="2C2C2C"/>
        </w:rPr>
        <w:t>del</w:t>
      </w:r>
      <w:r>
        <w:rPr>
          <w:color w:val="2C2C2C"/>
          <w:spacing w:val="80"/>
        </w:rPr>
        <w:t xml:space="preserve"> </w:t>
      </w:r>
      <w:r>
        <w:rPr>
          <w:color w:val="2C2C2C"/>
          <w:spacing w:val="-2"/>
        </w:rPr>
        <w:t>paralelismo.</w:t>
      </w:r>
    </w:p>
    <w:p w14:paraId="6EB32DDB" w14:textId="77777777" w:rsidR="00D733C9" w:rsidRDefault="00000000">
      <w:pPr>
        <w:pStyle w:val="Prrafodelista"/>
        <w:numPr>
          <w:ilvl w:val="2"/>
          <w:numId w:val="7"/>
        </w:numPr>
        <w:tabs>
          <w:tab w:val="left" w:pos="885"/>
        </w:tabs>
        <w:spacing w:before="199" w:line="312" w:lineRule="auto"/>
        <w:ind w:right="163"/>
      </w:pPr>
      <w:r>
        <w:rPr>
          <w:color w:val="2C2C2C"/>
        </w:rPr>
        <w:t>La escalabilidad fuerte fue limitada debido al tamaño reducido del dataset, donde la porción paralelizable del código representa una fracción pequeña del tiempo total.</w:t>
      </w:r>
    </w:p>
    <w:p w14:paraId="6AF328F6" w14:textId="77777777" w:rsidR="00D733C9" w:rsidRDefault="00000000">
      <w:pPr>
        <w:pStyle w:val="Textoindependiente"/>
        <w:spacing w:before="200" w:line="312" w:lineRule="auto"/>
        <w:ind w:left="165" w:right="164"/>
        <w:jc w:val="both"/>
      </w:pPr>
      <w:r>
        <w:rPr>
          <w:color w:val="2C2C2C"/>
        </w:rPr>
        <w:t xml:space="preserve">Este comportamiento es esperado según la </w:t>
      </w:r>
      <w:r w:rsidRPr="00436311">
        <w:rPr>
          <w:color w:val="2C2C2C"/>
        </w:rPr>
        <w:t xml:space="preserve">Ley de </w:t>
      </w:r>
      <w:r w:rsidRPr="00436311">
        <w:rPr>
          <w:i/>
          <w:iCs/>
          <w:color w:val="2C2C2C"/>
          <w:rPrChange w:id="130" w:author="Palacios, Piero (CIP)" w:date="2026-05-12T20:39:00Z" w16du:dateUtc="2026-05-13T01:39:00Z">
            <w:rPr>
              <w:color w:val="2C2C2C"/>
            </w:rPr>
          </w:rPrChange>
        </w:rPr>
        <w:t>Amdahl</w:t>
      </w:r>
      <w:r>
        <w:rPr>
          <w:color w:val="2C2C2C"/>
        </w:rPr>
        <w:t>: para problemas pequeños, la porción secuencial (</w:t>
      </w:r>
      <w:r w:rsidRPr="00436311">
        <w:rPr>
          <w:i/>
          <w:iCs/>
          <w:color w:val="2C2C2C"/>
          <w:rPrChange w:id="131" w:author="Palacios, Piero (CIP)" w:date="2026-05-12T20:39:00Z" w16du:dateUtc="2026-05-13T01:39:00Z">
            <w:rPr>
              <w:color w:val="2C2C2C"/>
            </w:rPr>
          </w:rPrChange>
        </w:rPr>
        <w:t>overhead</w:t>
      </w:r>
      <w:r>
        <w:rPr>
          <w:color w:val="2C2C2C"/>
        </w:rPr>
        <w:t xml:space="preserve"> de gestión de procesos) domina y el </w:t>
      </w:r>
      <w:r w:rsidRPr="00436311">
        <w:rPr>
          <w:i/>
          <w:iCs/>
          <w:color w:val="2C2C2C"/>
          <w:rPrChange w:id="132" w:author="Palacios, Piero (CIP)" w:date="2026-05-12T20:39:00Z" w16du:dateUtc="2026-05-13T01:39:00Z">
            <w:rPr>
              <w:color w:val="2C2C2C"/>
            </w:rPr>
          </w:rPrChange>
        </w:rPr>
        <w:t>speedup</w:t>
      </w:r>
      <w:r>
        <w:rPr>
          <w:color w:val="2C2C2C"/>
        </w:rPr>
        <w:t xml:space="preserve"> está acotado superiormente.</w:t>
      </w:r>
    </w:p>
    <w:p w14:paraId="0D774FB2" w14:textId="77777777" w:rsidR="00D733C9" w:rsidRDefault="00D733C9">
      <w:pPr>
        <w:pStyle w:val="Textoindependiente"/>
        <w:spacing w:before="94"/>
      </w:pPr>
    </w:p>
    <w:p w14:paraId="3539098D" w14:textId="77777777" w:rsidR="00D733C9" w:rsidRDefault="00000000">
      <w:pPr>
        <w:pStyle w:val="Ttulo2"/>
        <w:numPr>
          <w:ilvl w:val="1"/>
          <w:numId w:val="7"/>
        </w:numPr>
        <w:tabs>
          <w:tab w:val="left" w:pos="582"/>
        </w:tabs>
        <w:ind w:left="582" w:hanging="417"/>
      </w:pPr>
      <w:bookmarkStart w:id="133" w:name="_bookmark18"/>
      <w:bookmarkEnd w:id="133"/>
      <w:r>
        <w:rPr>
          <w:color w:val="2C2C2C"/>
        </w:rPr>
        <w:t>Escalabilidad</w:t>
      </w:r>
      <w:r>
        <w:rPr>
          <w:color w:val="2C2C2C"/>
          <w:spacing w:val="-8"/>
        </w:rPr>
        <w:t xml:space="preserve"> </w:t>
      </w:r>
      <w:r>
        <w:rPr>
          <w:color w:val="2C2C2C"/>
          <w:spacing w:val="-2"/>
        </w:rPr>
        <w:t>Débil</w:t>
      </w:r>
    </w:p>
    <w:p w14:paraId="68302E4D" w14:textId="77777777" w:rsidR="00D733C9" w:rsidRDefault="00000000">
      <w:pPr>
        <w:pStyle w:val="Textoindependiente"/>
        <w:spacing w:before="241" w:line="312" w:lineRule="auto"/>
        <w:ind w:left="165" w:right="164"/>
        <w:jc w:val="both"/>
      </w:pPr>
      <w:r>
        <w:rPr>
          <w:color w:val="2C2C2C"/>
        </w:rPr>
        <w:t>En el análisis de escalabilidad débil, el tamaño del problema aumenta proporcionalmente al número de procesadores, manteniendo constante la carga de trabajo por proceso. Este análisis evalúa la capacidad del sistema para manejar problemas más grandes al disponer de más recursos.</w:t>
      </w:r>
    </w:p>
    <w:p w14:paraId="1B6D3623" w14:textId="77777777" w:rsidR="00D733C9" w:rsidRDefault="00000000">
      <w:pPr>
        <w:pStyle w:val="Textoindependiente"/>
        <w:spacing w:before="199"/>
        <w:ind w:left="165"/>
        <w:jc w:val="both"/>
      </w:pPr>
      <w:r>
        <w:rPr>
          <w:color w:val="2C2C2C"/>
        </w:rPr>
        <w:t>Resultados</w:t>
      </w:r>
      <w:r>
        <w:rPr>
          <w:color w:val="2C2C2C"/>
          <w:spacing w:val="-12"/>
        </w:rPr>
        <w:t xml:space="preserve"> </w:t>
      </w:r>
      <w:r>
        <w:rPr>
          <w:color w:val="2C2C2C"/>
          <w:spacing w:val="-2"/>
        </w:rPr>
        <w:t>observados:</w:t>
      </w:r>
    </w:p>
    <w:p w14:paraId="47C2A159" w14:textId="18B6CC1E" w:rsidR="00D733C9" w:rsidRDefault="00351728">
      <w:pPr>
        <w:pStyle w:val="Textoindependiente"/>
        <w:spacing w:before="12"/>
      </w:pPr>
      <w:ins w:id="134" w:author="Palacios, Piero (CIP)" w:date="2026-05-12T20:40:00Z" w16du:dateUtc="2026-05-13T01:40:00Z">
        <w:r>
          <w:t xml:space="preserve"> </w:t>
        </w:r>
      </w:ins>
    </w:p>
    <w:p w14:paraId="10B4BBDC" w14:textId="77777777" w:rsidR="00D733C9" w:rsidRDefault="00000000">
      <w:pPr>
        <w:pStyle w:val="Prrafodelista"/>
        <w:numPr>
          <w:ilvl w:val="2"/>
          <w:numId w:val="7"/>
        </w:numPr>
        <w:tabs>
          <w:tab w:val="left" w:pos="885"/>
        </w:tabs>
        <w:spacing w:before="1" w:line="312" w:lineRule="auto"/>
        <w:ind w:right="162"/>
      </w:pPr>
      <w:r>
        <w:rPr>
          <w:color w:val="2C2C2C"/>
        </w:rPr>
        <w:t>El</w:t>
      </w:r>
      <w:r>
        <w:rPr>
          <w:color w:val="2C2C2C"/>
          <w:spacing w:val="-4"/>
        </w:rPr>
        <w:t xml:space="preserve"> </w:t>
      </w:r>
      <w:r>
        <w:rPr>
          <w:color w:val="2C2C2C"/>
        </w:rPr>
        <w:t>tiempo</w:t>
      </w:r>
      <w:r>
        <w:rPr>
          <w:color w:val="2C2C2C"/>
          <w:spacing w:val="-3"/>
        </w:rPr>
        <w:t xml:space="preserve"> </w:t>
      </w:r>
      <w:r>
        <w:rPr>
          <w:color w:val="2C2C2C"/>
        </w:rPr>
        <w:t>de</w:t>
      </w:r>
      <w:r>
        <w:rPr>
          <w:color w:val="2C2C2C"/>
          <w:spacing w:val="-4"/>
        </w:rPr>
        <w:t xml:space="preserve"> </w:t>
      </w:r>
      <w:r>
        <w:rPr>
          <w:color w:val="2C2C2C"/>
        </w:rPr>
        <w:t>ejecución</w:t>
      </w:r>
      <w:r>
        <w:rPr>
          <w:color w:val="2C2C2C"/>
          <w:spacing w:val="-5"/>
        </w:rPr>
        <w:t xml:space="preserve"> </w:t>
      </w:r>
      <w:r>
        <w:rPr>
          <w:color w:val="2C2C2C"/>
        </w:rPr>
        <w:t>creció</w:t>
      </w:r>
      <w:r>
        <w:rPr>
          <w:color w:val="2C2C2C"/>
          <w:spacing w:val="-4"/>
        </w:rPr>
        <w:t xml:space="preserve"> </w:t>
      </w:r>
      <w:r>
        <w:rPr>
          <w:color w:val="2C2C2C"/>
        </w:rPr>
        <w:t>al</w:t>
      </w:r>
      <w:r>
        <w:rPr>
          <w:color w:val="2C2C2C"/>
          <w:spacing w:val="-4"/>
        </w:rPr>
        <w:t xml:space="preserve"> </w:t>
      </w:r>
      <w:r>
        <w:rPr>
          <w:color w:val="2C2C2C"/>
        </w:rPr>
        <w:t>aumentar</w:t>
      </w:r>
      <w:r>
        <w:rPr>
          <w:color w:val="2C2C2C"/>
          <w:spacing w:val="-4"/>
        </w:rPr>
        <w:t xml:space="preserve"> </w:t>
      </w:r>
      <w:r>
        <w:rPr>
          <w:color w:val="2C2C2C"/>
        </w:rPr>
        <w:t>el</w:t>
      </w:r>
      <w:r>
        <w:rPr>
          <w:color w:val="2C2C2C"/>
          <w:spacing w:val="-6"/>
        </w:rPr>
        <w:t xml:space="preserve"> </w:t>
      </w:r>
      <w:r>
        <w:rPr>
          <w:color w:val="2C2C2C"/>
        </w:rPr>
        <w:t>tamaño</w:t>
      </w:r>
      <w:r>
        <w:rPr>
          <w:color w:val="2C2C2C"/>
          <w:spacing w:val="-3"/>
        </w:rPr>
        <w:t xml:space="preserve"> </w:t>
      </w:r>
      <w:r>
        <w:rPr>
          <w:color w:val="2C2C2C"/>
        </w:rPr>
        <w:t>de</w:t>
      </w:r>
      <w:r>
        <w:rPr>
          <w:color w:val="2C2C2C"/>
          <w:spacing w:val="-4"/>
        </w:rPr>
        <w:t xml:space="preserve"> </w:t>
      </w:r>
      <w:r>
        <w:rPr>
          <w:color w:val="2C2C2C"/>
        </w:rPr>
        <w:t>los</w:t>
      </w:r>
      <w:r>
        <w:rPr>
          <w:color w:val="2C2C2C"/>
          <w:spacing w:val="-4"/>
        </w:rPr>
        <w:t xml:space="preserve"> </w:t>
      </w:r>
      <w:r>
        <w:rPr>
          <w:color w:val="2C2C2C"/>
        </w:rPr>
        <w:t>datos,</w:t>
      </w:r>
      <w:r>
        <w:rPr>
          <w:color w:val="2C2C2C"/>
          <w:spacing w:val="-4"/>
        </w:rPr>
        <w:t xml:space="preserve"> </w:t>
      </w:r>
      <w:r>
        <w:rPr>
          <w:color w:val="2C2C2C"/>
        </w:rPr>
        <w:t>mostrando</w:t>
      </w:r>
      <w:r>
        <w:rPr>
          <w:color w:val="2C2C2C"/>
          <w:spacing w:val="-3"/>
        </w:rPr>
        <w:t xml:space="preserve"> </w:t>
      </w:r>
      <w:r>
        <w:rPr>
          <w:color w:val="2C2C2C"/>
        </w:rPr>
        <w:t>la</w:t>
      </w:r>
      <w:r>
        <w:rPr>
          <w:color w:val="2C2C2C"/>
          <w:spacing w:val="-4"/>
        </w:rPr>
        <w:t xml:space="preserve"> </w:t>
      </w:r>
      <w:r>
        <w:rPr>
          <w:color w:val="2C2C2C"/>
        </w:rPr>
        <w:t>dependencia lineal de KNN respecto al número de muestras.</w:t>
      </w:r>
    </w:p>
    <w:p w14:paraId="0097A950" w14:textId="57FC5FB2" w:rsidR="00D733C9" w:rsidRDefault="00000000">
      <w:pPr>
        <w:pStyle w:val="Prrafodelista"/>
        <w:numPr>
          <w:ilvl w:val="2"/>
          <w:numId w:val="7"/>
        </w:numPr>
        <w:tabs>
          <w:tab w:val="left" w:pos="885"/>
        </w:tabs>
        <w:spacing w:before="199"/>
      </w:pPr>
      <w:r>
        <w:rPr>
          <w:color w:val="2C2C2C"/>
        </w:rPr>
        <w:t>Este</w:t>
      </w:r>
      <w:r>
        <w:rPr>
          <w:color w:val="2C2C2C"/>
          <w:spacing w:val="-9"/>
        </w:rPr>
        <w:t xml:space="preserve"> </w:t>
      </w:r>
      <w:r>
        <w:rPr>
          <w:color w:val="2C2C2C"/>
        </w:rPr>
        <w:t>comportamiento</w:t>
      </w:r>
      <w:r>
        <w:rPr>
          <w:color w:val="2C2C2C"/>
          <w:spacing w:val="-8"/>
        </w:rPr>
        <w:t xml:space="preserve"> </w:t>
      </w:r>
      <w:r>
        <w:rPr>
          <w:color w:val="2C2C2C"/>
        </w:rPr>
        <w:t>es</w:t>
      </w:r>
      <w:r>
        <w:rPr>
          <w:color w:val="2C2C2C"/>
          <w:spacing w:val="-9"/>
        </w:rPr>
        <w:t xml:space="preserve"> </w:t>
      </w:r>
      <w:r>
        <w:rPr>
          <w:color w:val="2C2C2C"/>
        </w:rPr>
        <w:t>consistente</w:t>
      </w:r>
      <w:r>
        <w:rPr>
          <w:color w:val="2C2C2C"/>
          <w:spacing w:val="-6"/>
        </w:rPr>
        <w:t xml:space="preserve"> </w:t>
      </w:r>
      <w:r>
        <w:rPr>
          <w:color w:val="2C2C2C"/>
        </w:rPr>
        <w:t>con</w:t>
      </w:r>
      <w:r>
        <w:rPr>
          <w:color w:val="2C2C2C"/>
          <w:spacing w:val="-8"/>
        </w:rPr>
        <w:t xml:space="preserve"> </w:t>
      </w:r>
      <w:r>
        <w:rPr>
          <w:color w:val="2C2C2C"/>
        </w:rPr>
        <w:t>la</w:t>
      </w:r>
      <w:r>
        <w:rPr>
          <w:color w:val="2C2C2C"/>
          <w:spacing w:val="-6"/>
        </w:rPr>
        <w:t xml:space="preserve"> </w:t>
      </w:r>
      <w:r>
        <w:rPr>
          <w:color w:val="2C2C2C"/>
        </w:rPr>
        <w:t>complejidad</w:t>
      </w:r>
      <w:r>
        <w:rPr>
          <w:color w:val="2C2C2C"/>
          <w:spacing w:val="-7"/>
        </w:rPr>
        <w:t xml:space="preserve"> </w:t>
      </w:r>
      <w:r>
        <w:rPr>
          <w:color w:val="2C2C2C"/>
        </w:rPr>
        <w:t>teórica</w:t>
      </w:r>
      <w:r>
        <w:rPr>
          <w:color w:val="2C2C2C"/>
          <w:spacing w:val="-7"/>
        </w:rPr>
        <w:t xml:space="preserve"> </w:t>
      </w:r>
      <w:del w:id="135" w:author="Palacios, Piero (CIP)" w:date="2026-05-12T20:40:00Z" w16du:dateUtc="2026-05-13T01:40:00Z">
        <w:r w:rsidDel="00351728">
          <w:rPr>
            <w:color w:val="2C2C2C"/>
          </w:rPr>
          <w:delText>O(</w:delText>
        </w:r>
      </w:del>
      <w:ins w:id="136" w:author="Palacios, Piero (CIP)" w:date="2026-05-12T20:40:00Z" w16du:dateUtc="2026-05-13T01:40:00Z">
        <w:r w:rsidR="00351728">
          <w:rPr>
            <w:color w:val="2C2C2C"/>
          </w:rPr>
          <w:t>O (</w:t>
        </w:r>
      </w:ins>
      <w:r>
        <w:rPr>
          <w:color w:val="2C2C2C"/>
        </w:rPr>
        <w:t>n</w:t>
      </w:r>
      <w:r>
        <w:rPr>
          <w:color w:val="2C2C2C"/>
          <w:spacing w:val="-7"/>
        </w:rPr>
        <w:t xml:space="preserve"> </w:t>
      </w:r>
      <w:r>
        <w:rPr>
          <w:color w:val="2C2C2C"/>
        </w:rPr>
        <w:t>·</w:t>
      </w:r>
      <w:r>
        <w:rPr>
          <w:color w:val="2C2C2C"/>
          <w:spacing w:val="-9"/>
        </w:rPr>
        <w:t xml:space="preserve"> </w:t>
      </w:r>
      <w:r>
        <w:rPr>
          <w:color w:val="2C2C2C"/>
        </w:rPr>
        <w:t>d)</w:t>
      </w:r>
      <w:r>
        <w:rPr>
          <w:color w:val="2C2C2C"/>
          <w:spacing w:val="-6"/>
        </w:rPr>
        <w:t xml:space="preserve"> </w:t>
      </w:r>
      <w:r>
        <w:rPr>
          <w:color w:val="2C2C2C"/>
        </w:rPr>
        <w:t>del</w:t>
      </w:r>
      <w:r>
        <w:rPr>
          <w:color w:val="2C2C2C"/>
          <w:spacing w:val="-6"/>
        </w:rPr>
        <w:t xml:space="preserve"> </w:t>
      </w:r>
      <w:r>
        <w:rPr>
          <w:color w:val="2C2C2C"/>
          <w:spacing w:val="-2"/>
        </w:rPr>
        <w:t>algoritmo.</w:t>
      </w:r>
    </w:p>
    <w:p w14:paraId="554712FD" w14:textId="77777777" w:rsidR="00D733C9" w:rsidRDefault="00D733C9">
      <w:pPr>
        <w:pStyle w:val="Textoindependiente"/>
        <w:spacing w:before="12"/>
      </w:pPr>
    </w:p>
    <w:p w14:paraId="22B06534" w14:textId="77777777" w:rsidR="00D733C9" w:rsidRDefault="00000000">
      <w:pPr>
        <w:pStyle w:val="Prrafodelista"/>
        <w:numPr>
          <w:ilvl w:val="2"/>
          <w:numId w:val="7"/>
        </w:numPr>
        <w:tabs>
          <w:tab w:val="left" w:pos="885"/>
        </w:tabs>
        <w:spacing w:line="312" w:lineRule="auto"/>
        <w:ind w:right="165"/>
      </w:pPr>
      <w:r>
        <w:rPr>
          <w:color w:val="2C2C2C"/>
        </w:rPr>
        <w:t>La</w:t>
      </w:r>
      <w:r>
        <w:rPr>
          <w:color w:val="2C2C2C"/>
          <w:spacing w:val="40"/>
        </w:rPr>
        <w:t xml:space="preserve"> </w:t>
      </w:r>
      <w:r>
        <w:rPr>
          <w:color w:val="2C2C2C"/>
        </w:rPr>
        <w:t>escalabilidad</w:t>
      </w:r>
      <w:r>
        <w:rPr>
          <w:color w:val="2C2C2C"/>
          <w:spacing w:val="40"/>
        </w:rPr>
        <w:t xml:space="preserve"> </w:t>
      </w:r>
      <w:r>
        <w:rPr>
          <w:color w:val="2C2C2C"/>
        </w:rPr>
        <w:t>débil</w:t>
      </w:r>
      <w:r>
        <w:rPr>
          <w:color w:val="2C2C2C"/>
          <w:spacing w:val="40"/>
        </w:rPr>
        <w:t xml:space="preserve"> </w:t>
      </w:r>
      <w:r>
        <w:rPr>
          <w:color w:val="2C2C2C"/>
        </w:rPr>
        <w:t>fue</w:t>
      </w:r>
      <w:r>
        <w:rPr>
          <w:color w:val="2C2C2C"/>
          <w:spacing w:val="40"/>
        </w:rPr>
        <w:t xml:space="preserve"> </w:t>
      </w:r>
      <w:r>
        <w:rPr>
          <w:color w:val="2C2C2C"/>
        </w:rPr>
        <w:t>razonable,</w:t>
      </w:r>
      <w:r>
        <w:rPr>
          <w:color w:val="2C2C2C"/>
          <w:spacing w:val="40"/>
        </w:rPr>
        <w:t xml:space="preserve"> </w:t>
      </w:r>
      <w:r>
        <w:rPr>
          <w:color w:val="2C2C2C"/>
        </w:rPr>
        <w:t>ya</w:t>
      </w:r>
      <w:r>
        <w:rPr>
          <w:color w:val="2C2C2C"/>
          <w:spacing w:val="40"/>
        </w:rPr>
        <w:t xml:space="preserve"> </w:t>
      </w:r>
      <w:r>
        <w:rPr>
          <w:color w:val="2C2C2C"/>
        </w:rPr>
        <w:t>que</w:t>
      </w:r>
      <w:r>
        <w:rPr>
          <w:color w:val="2C2C2C"/>
          <w:spacing w:val="40"/>
        </w:rPr>
        <w:t xml:space="preserve"> </w:t>
      </w:r>
      <w:r>
        <w:rPr>
          <w:color w:val="2C2C2C"/>
        </w:rPr>
        <w:t>el</w:t>
      </w:r>
      <w:r>
        <w:rPr>
          <w:color w:val="2C2C2C"/>
          <w:spacing w:val="40"/>
        </w:rPr>
        <w:t xml:space="preserve"> </w:t>
      </w:r>
      <w:r>
        <w:rPr>
          <w:color w:val="2C2C2C"/>
        </w:rPr>
        <w:t>algoritmo</w:t>
      </w:r>
      <w:r>
        <w:rPr>
          <w:color w:val="2C2C2C"/>
          <w:spacing w:val="40"/>
        </w:rPr>
        <w:t xml:space="preserve"> </w:t>
      </w:r>
      <w:r>
        <w:rPr>
          <w:color w:val="2C2C2C"/>
        </w:rPr>
        <w:t>mantiene</w:t>
      </w:r>
      <w:r>
        <w:rPr>
          <w:color w:val="2C2C2C"/>
          <w:spacing w:val="40"/>
        </w:rPr>
        <w:t xml:space="preserve"> </w:t>
      </w:r>
      <w:r>
        <w:rPr>
          <w:color w:val="2C2C2C"/>
        </w:rPr>
        <w:t>un</w:t>
      </w:r>
      <w:r>
        <w:rPr>
          <w:color w:val="2C2C2C"/>
          <w:spacing w:val="40"/>
        </w:rPr>
        <w:t xml:space="preserve"> </w:t>
      </w:r>
      <w:r>
        <w:rPr>
          <w:color w:val="2C2C2C"/>
        </w:rPr>
        <w:t>comportamiento predecible al incrementar el tamaño del problema.</w:t>
      </w:r>
    </w:p>
    <w:p w14:paraId="64275368" w14:textId="77777777" w:rsidR="00D733C9" w:rsidRDefault="00D733C9">
      <w:pPr>
        <w:pStyle w:val="Prrafodelista"/>
        <w:spacing w:line="312" w:lineRule="auto"/>
        <w:sectPr w:rsidR="00D733C9">
          <w:pgSz w:w="11910" w:h="16840"/>
          <w:pgMar w:top="1740" w:right="1275" w:bottom="940" w:left="1275" w:header="0" w:footer="743" w:gutter="0"/>
          <w:cols w:space="720"/>
        </w:sectPr>
      </w:pPr>
    </w:p>
    <w:p w14:paraId="53B79C9D" w14:textId="77777777" w:rsidR="00D733C9" w:rsidRDefault="00000000">
      <w:pPr>
        <w:pStyle w:val="Textoindependiente"/>
        <w:spacing w:before="41" w:line="312" w:lineRule="auto"/>
        <w:ind w:left="165" w:right="159"/>
        <w:jc w:val="both"/>
      </w:pPr>
      <w:r>
        <w:rPr>
          <w:color w:val="2C2C2C"/>
        </w:rPr>
        <w:lastRenderedPageBreak/>
        <w:t>Los</w:t>
      </w:r>
      <w:r>
        <w:rPr>
          <w:color w:val="2C2C2C"/>
          <w:spacing w:val="-6"/>
        </w:rPr>
        <w:t xml:space="preserve"> </w:t>
      </w:r>
      <w:r>
        <w:rPr>
          <w:color w:val="2C2C2C"/>
        </w:rPr>
        <w:t>resultados</w:t>
      </w:r>
      <w:r>
        <w:rPr>
          <w:color w:val="2C2C2C"/>
          <w:spacing w:val="-4"/>
        </w:rPr>
        <w:t xml:space="preserve"> </w:t>
      </w:r>
      <w:r>
        <w:rPr>
          <w:color w:val="2C2C2C"/>
        </w:rPr>
        <w:t>de</w:t>
      </w:r>
      <w:r>
        <w:rPr>
          <w:color w:val="2C2C2C"/>
          <w:spacing w:val="-4"/>
        </w:rPr>
        <w:t xml:space="preserve"> </w:t>
      </w:r>
      <w:r>
        <w:rPr>
          <w:color w:val="2C2C2C"/>
        </w:rPr>
        <w:t>escalabilidad</w:t>
      </w:r>
      <w:r>
        <w:rPr>
          <w:color w:val="2C2C2C"/>
          <w:spacing w:val="-5"/>
        </w:rPr>
        <w:t xml:space="preserve"> </w:t>
      </w:r>
      <w:r>
        <w:rPr>
          <w:color w:val="2C2C2C"/>
        </w:rPr>
        <w:t>débil</w:t>
      </w:r>
      <w:r>
        <w:rPr>
          <w:color w:val="2C2C2C"/>
          <w:spacing w:val="-4"/>
        </w:rPr>
        <w:t xml:space="preserve"> </w:t>
      </w:r>
      <w:r>
        <w:rPr>
          <w:color w:val="2C2C2C"/>
        </w:rPr>
        <w:t>sugieren</w:t>
      </w:r>
      <w:r>
        <w:rPr>
          <w:color w:val="2C2C2C"/>
          <w:spacing w:val="-4"/>
        </w:rPr>
        <w:t xml:space="preserve"> </w:t>
      </w:r>
      <w:r>
        <w:rPr>
          <w:color w:val="2C2C2C"/>
        </w:rPr>
        <w:t>que</w:t>
      </w:r>
      <w:r>
        <w:rPr>
          <w:color w:val="2C2C2C"/>
          <w:spacing w:val="-6"/>
        </w:rPr>
        <w:t xml:space="preserve"> </w:t>
      </w:r>
      <w:r>
        <w:rPr>
          <w:color w:val="2C2C2C"/>
        </w:rPr>
        <w:t>KNN</w:t>
      </w:r>
      <w:r>
        <w:rPr>
          <w:color w:val="2C2C2C"/>
          <w:spacing w:val="-6"/>
        </w:rPr>
        <w:t xml:space="preserve"> </w:t>
      </w:r>
      <w:r>
        <w:rPr>
          <w:color w:val="2C2C2C"/>
        </w:rPr>
        <w:t>podría</w:t>
      </w:r>
      <w:r>
        <w:rPr>
          <w:color w:val="2C2C2C"/>
          <w:spacing w:val="-5"/>
        </w:rPr>
        <w:t xml:space="preserve"> </w:t>
      </w:r>
      <w:r>
        <w:rPr>
          <w:color w:val="2C2C2C"/>
        </w:rPr>
        <w:t>beneficiarse</w:t>
      </w:r>
      <w:r>
        <w:rPr>
          <w:color w:val="2C2C2C"/>
          <w:spacing w:val="-4"/>
        </w:rPr>
        <w:t xml:space="preserve"> </w:t>
      </w:r>
      <w:r>
        <w:rPr>
          <w:color w:val="2C2C2C"/>
        </w:rPr>
        <w:t>del</w:t>
      </w:r>
      <w:r>
        <w:rPr>
          <w:color w:val="2C2C2C"/>
          <w:spacing w:val="-4"/>
        </w:rPr>
        <w:t xml:space="preserve"> </w:t>
      </w:r>
      <w:r>
        <w:rPr>
          <w:color w:val="2C2C2C"/>
        </w:rPr>
        <w:t>paralelismo</w:t>
      </w:r>
      <w:r>
        <w:rPr>
          <w:color w:val="2C2C2C"/>
          <w:spacing w:val="-3"/>
        </w:rPr>
        <w:t xml:space="preserve"> </w:t>
      </w:r>
      <w:r>
        <w:rPr>
          <w:color w:val="2C2C2C"/>
        </w:rPr>
        <w:t>cuando</w:t>
      </w:r>
      <w:r>
        <w:rPr>
          <w:color w:val="2C2C2C"/>
          <w:spacing w:val="-3"/>
        </w:rPr>
        <w:t xml:space="preserve"> </w:t>
      </w:r>
      <w:r>
        <w:rPr>
          <w:color w:val="2C2C2C"/>
        </w:rPr>
        <w:t>se trabaja</w:t>
      </w:r>
      <w:r>
        <w:rPr>
          <w:color w:val="2C2C2C"/>
          <w:spacing w:val="-1"/>
        </w:rPr>
        <w:t xml:space="preserve"> </w:t>
      </w:r>
      <w:r>
        <w:rPr>
          <w:color w:val="2C2C2C"/>
        </w:rPr>
        <w:t>con</w:t>
      </w:r>
      <w:r>
        <w:rPr>
          <w:color w:val="2C2C2C"/>
          <w:spacing w:val="-2"/>
        </w:rPr>
        <w:t xml:space="preserve"> </w:t>
      </w:r>
      <w:r>
        <w:rPr>
          <w:color w:val="2C2C2C"/>
        </w:rPr>
        <w:t>datasets</w:t>
      </w:r>
      <w:r>
        <w:rPr>
          <w:color w:val="2C2C2C"/>
          <w:spacing w:val="-3"/>
        </w:rPr>
        <w:t xml:space="preserve"> </w:t>
      </w:r>
      <w:r>
        <w:rPr>
          <w:color w:val="2C2C2C"/>
        </w:rPr>
        <w:t>significativamente</w:t>
      </w:r>
      <w:r>
        <w:rPr>
          <w:color w:val="2C2C2C"/>
          <w:spacing w:val="-1"/>
        </w:rPr>
        <w:t xml:space="preserve"> </w:t>
      </w:r>
      <w:r>
        <w:rPr>
          <w:color w:val="2C2C2C"/>
        </w:rPr>
        <w:t>más</w:t>
      </w:r>
      <w:r>
        <w:rPr>
          <w:color w:val="2C2C2C"/>
          <w:spacing w:val="-4"/>
        </w:rPr>
        <w:t xml:space="preserve"> </w:t>
      </w:r>
      <w:r>
        <w:rPr>
          <w:color w:val="2C2C2C"/>
        </w:rPr>
        <w:t>grandes,</w:t>
      </w:r>
      <w:r>
        <w:rPr>
          <w:color w:val="2C2C2C"/>
          <w:spacing w:val="-6"/>
        </w:rPr>
        <w:t xml:space="preserve"> </w:t>
      </w:r>
      <w:r>
        <w:rPr>
          <w:color w:val="2C2C2C"/>
        </w:rPr>
        <w:t>donde</w:t>
      </w:r>
      <w:r>
        <w:rPr>
          <w:color w:val="2C2C2C"/>
          <w:spacing w:val="-1"/>
        </w:rPr>
        <w:t xml:space="preserve"> </w:t>
      </w:r>
      <w:r>
        <w:rPr>
          <w:color w:val="2C2C2C"/>
        </w:rPr>
        <w:t>la</w:t>
      </w:r>
      <w:r>
        <w:rPr>
          <w:color w:val="2C2C2C"/>
          <w:spacing w:val="-4"/>
        </w:rPr>
        <w:t xml:space="preserve"> </w:t>
      </w:r>
      <w:r>
        <w:rPr>
          <w:color w:val="2C2C2C"/>
        </w:rPr>
        <w:t>relación</w:t>
      </w:r>
      <w:r>
        <w:rPr>
          <w:color w:val="2C2C2C"/>
          <w:spacing w:val="-2"/>
        </w:rPr>
        <w:t xml:space="preserve"> </w:t>
      </w:r>
      <w:r>
        <w:rPr>
          <w:color w:val="2C2C2C"/>
        </w:rPr>
        <w:t>entre</w:t>
      </w:r>
      <w:r>
        <w:rPr>
          <w:color w:val="2C2C2C"/>
          <w:spacing w:val="-3"/>
        </w:rPr>
        <w:t xml:space="preserve"> </w:t>
      </w:r>
      <w:r>
        <w:rPr>
          <w:color w:val="2C2C2C"/>
        </w:rPr>
        <w:t>tiempo de</w:t>
      </w:r>
      <w:r>
        <w:rPr>
          <w:color w:val="2C2C2C"/>
          <w:spacing w:val="-3"/>
        </w:rPr>
        <w:t xml:space="preserve"> </w:t>
      </w:r>
      <w:r>
        <w:rPr>
          <w:color w:val="2C2C2C"/>
        </w:rPr>
        <w:t>cómputo</w:t>
      </w:r>
      <w:r>
        <w:rPr>
          <w:color w:val="2C2C2C"/>
          <w:spacing w:val="-2"/>
        </w:rPr>
        <w:t xml:space="preserve"> </w:t>
      </w:r>
      <w:r>
        <w:rPr>
          <w:color w:val="2C2C2C"/>
        </w:rPr>
        <w:t xml:space="preserve">útil y </w:t>
      </w:r>
      <w:r w:rsidRPr="00A20EEE">
        <w:rPr>
          <w:i/>
          <w:iCs/>
          <w:color w:val="2C2C2C"/>
          <w:rPrChange w:id="137" w:author="Palacios, Piero (CIP)" w:date="2026-05-12T20:40:00Z" w16du:dateUtc="2026-05-13T01:40:00Z">
            <w:rPr>
              <w:color w:val="2C2C2C"/>
            </w:rPr>
          </w:rPrChange>
        </w:rPr>
        <w:t>overhead</w:t>
      </w:r>
      <w:r>
        <w:rPr>
          <w:color w:val="2C2C2C"/>
        </w:rPr>
        <w:t xml:space="preserve"> de comunicación mejora sustancialmente.</w:t>
      </w:r>
    </w:p>
    <w:p w14:paraId="46001916" w14:textId="77777777" w:rsidR="00D733C9" w:rsidRDefault="00D733C9">
      <w:pPr>
        <w:pStyle w:val="Textoindependiente"/>
        <w:spacing w:before="214"/>
      </w:pPr>
    </w:p>
    <w:p w14:paraId="0CCF49F8" w14:textId="77777777" w:rsidR="00D733C9" w:rsidRDefault="00000000">
      <w:pPr>
        <w:pStyle w:val="Ttulo1"/>
        <w:numPr>
          <w:ilvl w:val="0"/>
          <w:numId w:val="7"/>
        </w:numPr>
        <w:tabs>
          <w:tab w:val="left" w:pos="523"/>
        </w:tabs>
        <w:ind w:left="523" w:hanging="358"/>
      </w:pPr>
      <w:bookmarkStart w:id="138" w:name="_bookmark19"/>
      <w:bookmarkEnd w:id="138"/>
      <w:r>
        <w:rPr>
          <w:color w:val="205E99"/>
        </w:rPr>
        <w:t>Comparación</w:t>
      </w:r>
      <w:r>
        <w:rPr>
          <w:color w:val="205E99"/>
          <w:spacing w:val="-9"/>
        </w:rPr>
        <w:t xml:space="preserve"> </w:t>
      </w:r>
      <w:r>
        <w:rPr>
          <w:color w:val="205E99"/>
        </w:rPr>
        <w:t>con</w:t>
      </w:r>
      <w:r>
        <w:rPr>
          <w:color w:val="205E99"/>
          <w:spacing w:val="-4"/>
        </w:rPr>
        <w:t xml:space="preserve"> </w:t>
      </w:r>
      <w:r>
        <w:rPr>
          <w:color w:val="205E99"/>
        </w:rPr>
        <w:t>la</w:t>
      </w:r>
      <w:r>
        <w:rPr>
          <w:color w:val="205E99"/>
          <w:spacing w:val="-4"/>
        </w:rPr>
        <w:t xml:space="preserve"> </w:t>
      </w:r>
      <w:r>
        <w:rPr>
          <w:color w:val="205E99"/>
          <w:spacing w:val="-2"/>
        </w:rPr>
        <w:t>Teoría</w:t>
      </w:r>
    </w:p>
    <w:p w14:paraId="075574EE" w14:textId="604011EF" w:rsidR="00D733C9" w:rsidRDefault="00000000">
      <w:pPr>
        <w:pStyle w:val="Textoindependiente"/>
        <w:spacing w:before="330" w:line="312" w:lineRule="auto"/>
        <w:ind w:left="165" w:right="158"/>
        <w:jc w:val="both"/>
      </w:pPr>
      <w:r>
        <w:rPr>
          <w:color w:val="2C2C2C"/>
        </w:rPr>
        <w:t>Teóricamente, el algoritmo KNN presenta una complejidad computacional durante la predicción de aproximadamente</w:t>
      </w:r>
      <w:r>
        <w:rPr>
          <w:color w:val="2C2C2C"/>
          <w:spacing w:val="-5"/>
        </w:rPr>
        <w:t xml:space="preserve"> </w:t>
      </w:r>
      <w:r>
        <w:rPr>
          <w:color w:val="2C2C2C"/>
        </w:rPr>
        <w:t>O</w:t>
      </w:r>
      <w:ins w:id="139" w:author="Palacios, Piero (CIP)" w:date="2026-05-12T20:41:00Z" w16du:dateUtc="2026-05-13T01:41:00Z">
        <w:r w:rsidR="001D7810">
          <w:rPr>
            <w:color w:val="2C2C2C"/>
          </w:rPr>
          <w:t xml:space="preserve"> </w:t>
        </w:r>
      </w:ins>
      <w:r>
        <w:rPr>
          <w:color w:val="2C2C2C"/>
        </w:rPr>
        <w:t>(n</w:t>
      </w:r>
      <w:r>
        <w:rPr>
          <w:color w:val="2C2C2C"/>
          <w:spacing w:val="-3"/>
        </w:rPr>
        <w:t xml:space="preserve"> </w:t>
      </w:r>
      <w:r>
        <w:rPr>
          <w:color w:val="2C2C2C"/>
        </w:rPr>
        <w:t>·</w:t>
      </w:r>
      <w:r>
        <w:rPr>
          <w:color w:val="2C2C2C"/>
          <w:spacing w:val="-3"/>
        </w:rPr>
        <w:t xml:space="preserve"> </w:t>
      </w:r>
      <w:r>
        <w:rPr>
          <w:color w:val="2C2C2C"/>
        </w:rPr>
        <w:t>d),</w:t>
      </w:r>
      <w:r>
        <w:rPr>
          <w:color w:val="2C2C2C"/>
          <w:spacing w:val="-3"/>
        </w:rPr>
        <w:t xml:space="preserve"> </w:t>
      </w:r>
      <w:r>
        <w:rPr>
          <w:color w:val="2C2C2C"/>
        </w:rPr>
        <w:t>donde</w:t>
      </w:r>
      <w:r>
        <w:rPr>
          <w:color w:val="2C2C2C"/>
          <w:spacing w:val="-3"/>
        </w:rPr>
        <w:t xml:space="preserve"> </w:t>
      </w:r>
      <w:r>
        <w:rPr>
          <w:color w:val="2C2C2C"/>
        </w:rPr>
        <w:t>n</w:t>
      </w:r>
      <w:r>
        <w:rPr>
          <w:color w:val="2C2C2C"/>
          <w:spacing w:val="-4"/>
        </w:rPr>
        <w:t xml:space="preserve"> </w:t>
      </w:r>
      <w:r>
        <w:rPr>
          <w:color w:val="2C2C2C"/>
        </w:rPr>
        <w:t>es</w:t>
      </w:r>
      <w:r>
        <w:rPr>
          <w:color w:val="2C2C2C"/>
          <w:spacing w:val="-3"/>
        </w:rPr>
        <w:t xml:space="preserve"> </w:t>
      </w:r>
      <w:r>
        <w:rPr>
          <w:color w:val="2C2C2C"/>
        </w:rPr>
        <w:t>el</w:t>
      </w:r>
      <w:r>
        <w:rPr>
          <w:color w:val="2C2C2C"/>
          <w:spacing w:val="-3"/>
        </w:rPr>
        <w:t xml:space="preserve"> </w:t>
      </w:r>
      <w:r>
        <w:rPr>
          <w:color w:val="2C2C2C"/>
        </w:rPr>
        <w:t>número</w:t>
      </w:r>
      <w:r>
        <w:rPr>
          <w:color w:val="2C2C2C"/>
          <w:spacing w:val="-2"/>
        </w:rPr>
        <w:t xml:space="preserve"> </w:t>
      </w:r>
      <w:r>
        <w:rPr>
          <w:color w:val="2C2C2C"/>
        </w:rPr>
        <w:t>de</w:t>
      </w:r>
      <w:r>
        <w:rPr>
          <w:color w:val="2C2C2C"/>
          <w:spacing w:val="-5"/>
        </w:rPr>
        <w:t xml:space="preserve"> </w:t>
      </w:r>
      <w:r>
        <w:rPr>
          <w:color w:val="2C2C2C"/>
        </w:rPr>
        <w:t>muestras</w:t>
      </w:r>
      <w:r>
        <w:rPr>
          <w:color w:val="2C2C2C"/>
          <w:spacing w:val="-3"/>
        </w:rPr>
        <w:t xml:space="preserve"> </w:t>
      </w:r>
      <w:r>
        <w:rPr>
          <w:color w:val="2C2C2C"/>
        </w:rPr>
        <w:t>de</w:t>
      </w:r>
      <w:r>
        <w:rPr>
          <w:color w:val="2C2C2C"/>
          <w:spacing w:val="-3"/>
        </w:rPr>
        <w:t xml:space="preserve"> </w:t>
      </w:r>
      <w:r>
        <w:rPr>
          <w:color w:val="2C2C2C"/>
        </w:rPr>
        <w:t>entrenamiento</w:t>
      </w:r>
      <w:r>
        <w:rPr>
          <w:color w:val="2C2C2C"/>
          <w:spacing w:val="-2"/>
        </w:rPr>
        <w:t xml:space="preserve"> </w:t>
      </w:r>
      <w:r>
        <w:rPr>
          <w:color w:val="2C2C2C"/>
        </w:rPr>
        <w:t>y</w:t>
      </w:r>
      <w:r>
        <w:rPr>
          <w:color w:val="2C2C2C"/>
          <w:spacing w:val="-2"/>
        </w:rPr>
        <w:t xml:space="preserve"> </w:t>
      </w:r>
      <w:r>
        <w:rPr>
          <w:color w:val="2C2C2C"/>
        </w:rPr>
        <w:t>d</w:t>
      </w:r>
      <w:r>
        <w:rPr>
          <w:color w:val="2C2C2C"/>
          <w:spacing w:val="-3"/>
        </w:rPr>
        <w:t xml:space="preserve"> </w:t>
      </w:r>
      <w:r>
        <w:rPr>
          <w:color w:val="2C2C2C"/>
        </w:rPr>
        <w:t>es</w:t>
      </w:r>
      <w:r>
        <w:rPr>
          <w:color w:val="2C2C2C"/>
          <w:spacing w:val="-3"/>
        </w:rPr>
        <w:t xml:space="preserve"> </w:t>
      </w:r>
      <w:r>
        <w:rPr>
          <w:color w:val="2C2C2C"/>
        </w:rPr>
        <w:t>el</w:t>
      </w:r>
      <w:r>
        <w:rPr>
          <w:color w:val="2C2C2C"/>
          <w:spacing w:val="-3"/>
        </w:rPr>
        <w:t xml:space="preserve"> </w:t>
      </w:r>
      <w:r>
        <w:rPr>
          <w:color w:val="2C2C2C"/>
        </w:rPr>
        <w:t>número</w:t>
      </w:r>
      <w:r>
        <w:rPr>
          <w:color w:val="2C2C2C"/>
          <w:spacing w:val="-2"/>
        </w:rPr>
        <w:t xml:space="preserve"> </w:t>
      </w:r>
      <w:r>
        <w:rPr>
          <w:color w:val="2C2C2C"/>
        </w:rPr>
        <w:t>de atributos. Esta complejidad surge del cálculo de distancias entre cada punto de prueba y todos los puntos de entrenamiento.</w:t>
      </w:r>
    </w:p>
    <w:p w14:paraId="74738D06" w14:textId="77777777" w:rsidR="00D733C9" w:rsidRDefault="00000000">
      <w:pPr>
        <w:pStyle w:val="Textoindependiente"/>
        <w:spacing w:before="200" w:line="312" w:lineRule="auto"/>
        <w:ind w:left="165" w:right="164"/>
        <w:jc w:val="both"/>
      </w:pPr>
      <w:r>
        <w:rPr>
          <w:color w:val="2C2C2C"/>
        </w:rPr>
        <w:t>Los resultados experimentales obtenidos muestran un comportamiento consistente con esta predicción teórica:</w:t>
      </w:r>
    </w:p>
    <w:p w14:paraId="0FF612B9" w14:textId="4EB2C8FC" w:rsidR="00D733C9" w:rsidDel="001D7810" w:rsidRDefault="00000000" w:rsidP="001D7810">
      <w:pPr>
        <w:pStyle w:val="Prrafodelista"/>
        <w:numPr>
          <w:ilvl w:val="0"/>
          <w:numId w:val="4"/>
        </w:numPr>
        <w:tabs>
          <w:tab w:val="left" w:pos="885"/>
        </w:tabs>
        <w:spacing w:before="199" w:line="312" w:lineRule="auto"/>
        <w:ind w:right="168"/>
        <w:jc w:val="both"/>
        <w:rPr>
          <w:del w:id="140" w:author="Palacios, Piero (CIP)" w:date="2026-05-12T20:41:00Z" w16du:dateUtc="2026-05-13T01:41:00Z"/>
        </w:rPr>
        <w:pPrChange w:id="141" w:author="Palacios, Piero (CIP)" w:date="2026-05-12T20:41:00Z" w16du:dateUtc="2026-05-13T01:41:00Z">
          <w:pPr>
            <w:pStyle w:val="Prrafodelista"/>
            <w:numPr>
              <w:numId w:val="4"/>
            </w:numPr>
            <w:tabs>
              <w:tab w:val="left" w:pos="885"/>
            </w:tabs>
            <w:spacing w:before="199" w:line="312" w:lineRule="auto"/>
            <w:ind w:right="168"/>
            <w:jc w:val="both"/>
          </w:pPr>
        </w:pPrChange>
      </w:pPr>
      <w:r>
        <w:rPr>
          <w:color w:val="2C2C2C"/>
        </w:rPr>
        <w:t>Al aumentar el número de muestras (n), el tiempo de ejecución incrementó de manera aproximadamente lineal, confirmando la dependencia en O(n).</w:t>
      </w:r>
    </w:p>
    <w:p w14:paraId="6E38FA47" w14:textId="4D4AB76E" w:rsidR="00D733C9" w:rsidRDefault="00000000" w:rsidP="001D7810">
      <w:pPr>
        <w:pStyle w:val="Prrafodelista"/>
        <w:numPr>
          <w:ilvl w:val="0"/>
          <w:numId w:val="4"/>
        </w:numPr>
        <w:tabs>
          <w:tab w:val="left" w:pos="885"/>
        </w:tabs>
        <w:spacing w:before="199" w:line="312" w:lineRule="auto"/>
        <w:ind w:right="168"/>
        <w:jc w:val="both"/>
        <w:pPrChange w:id="142" w:author="Palacios, Piero (CIP)" w:date="2026-05-12T20:41:00Z" w16du:dateUtc="2026-05-13T01:41:00Z">
          <w:pPr>
            <w:pStyle w:val="Prrafodelista"/>
            <w:numPr>
              <w:numId w:val="4"/>
            </w:numPr>
            <w:tabs>
              <w:tab w:val="left" w:pos="885"/>
            </w:tabs>
            <w:spacing w:before="202" w:line="312" w:lineRule="auto"/>
            <w:ind w:right="164"/>
            <w:jc w:val="both"/>
          </w:pPr>
        </w:pPrChange>
      </w:pPr>
      <w:del w:id="143" w:author="Palacios, Piero (CIP)" w:date="2026-05-12T20:41:00Z" w16du:dateUtc="2026-05-13T01:41:00Z">
        <w:r w:rsidDel="001D7810">
          <w:rPr>
            <w:color w:val="2C2C2C"/>
          </w:rPr>
          <w:delText>Al</w:delText>
        </w:r>
        <w:r w:rsidDel="001D7810">
          <w:rPr>
            <w:color w:val="2C2C2C"/>
            <w:spacing w:val="-1"/>
          </w:rPr>
          <w:delText xml:space="preserve"> </w:delText>
        </w:r>
        <w:r w:rsidDel="001D7810">
          <w:rPr>
            <w:color w:val="2C2C2C"/>
          </w:rPr>
          <w:delText>aumentar</w:delText>
        </w:r>
        <w:r w:rsidDel="001D7810">
          <w:rPr>
            <w:color w:val="2C2C2C"/>
            <w:spacing w:val="-1"/>
          </w:rPr>
          <w:delText xml:space="preserve"> </w:delText>
        </w:r>
        <w:r w:rsidDel="001D7810">
          <w:rPr>
            <w:color w:val="2C2C2C"/>
          </w:rPr>
          <w:delText>el número de</w:delText>
        </w:r>
        <w:r w:rsidDel="001D7810">
          <w:rPr>
            <w:color w:val="2C2C2C"/>
            <w:spacing w:val="-2"/>
          </w:rPr>
          <w:delText xml:space="preserve"> </w:delText>
        </w:r>
        <w:r w:rsidDel="001D7810">
          <w:rPr>
            <w:color w:val="2C2C2C"/>
          </w:rPr>
          <w:delText>atributos (d),</w:delText>
        </w:r>
        <w:r w:rsidDel="001D7810">
          <w:rPr>
            <w:color w:val="2C2C2C"/>
            <w:spacing w:val="-3"/>
          </w:rPr>
          <w:delText xml:space="preserve"> </w:delText>
        </w:r>
        <w:r w:rsidDel="001D7810">
          <w:rPr>
            <w:color w:val="2C2C2C"/>
          </w:rPr>
          <w:delText>el costo computacional</w:delText>
        </w:r>
        <w:r w:rsidDel="001D7810">
          <w:rPr>
            <w:color w:val="2C2C2C"/>
            <w:spacing w:val="-1"/>
          </w:rPr>
          <w:delText xml:space="preserve"> </w:delText>
        </w:r>
        <w:r w:rsidDel="001D7810">
          <w:rPr>
            <w:color w:val="2C2C2C"/>
          </w:rPr>
          <w:delText>incrementó debido al</w:delText>
        </w:r>
        <w:r w:rsidDel="001D7810">
          <w:rPr>
            <w:color w:val="2C2C2C"/>
            <w:spacing w:val="-1"/>
          </w:rPr>
          <w:delText xml:space="preserve"> </w:delText>
        </w:r>
        <w:r w:rsidDel="001D7810">
          <w:rPr>
            <w:color w:val="2C2C2C"/>
          </w:rPr>
          <w:delText>mayor costo de cada cálculo de distancia, confirmando la dependencia en O(d).</w:delText>
        </w:r>
      </w:del>
    </w:p>
    <w:p w14:paraId="1AE6630B" w14:textId="77777777" w:rsidR="00D733C9" w:rsidRDefault="00000000">
      <w:pPr>
        <w:pStyle w:val="Prrafodelista"/>
        <w:numPr>
          <w:ilvl w:val="0"/>
          <w:numId w:val="4"/>
        </w:numPr>
        <w:tabs>
          <w:tab w:val="left" w:pos="885"/>
        </w:tabs>
        <w:spacing w:before="199" w:line="312" w:lineRule="auto"/>
        <w:ind w:right="161"/>
        <w:jc w:val="both"/>
      </w:pPr>
      <w:r>
        <w:rPr>
          <w:color w:val="2C2C2C"/>
        </w:rPr>
        <w:t>El</w:t>
      </w:r>
      <w:r>
        <w:rPr>
          <w:color w:val="2C2C2C"/>
          <w:spacing w:val="-13"/>
        </w:rPr>
        <w:t xml:space="preserve"> </w:t>
      </w:r>
      <w:r>
        <w:rPr>
          <w:color w:val="2C2C2C"/>
        </w:rPr>
        <w:t>paralelismo</w:t>
      </w:r>
      <w:r>
        <w:rPr>
          <w:color w:val="2C2C2C"/>
          <w:spacing w:val="-12"/>
        </w:rPr>
        <w:t xml:space="preserve"> </w:t>
      </w:r>
      <w:r>
        <w:rPr>
          <w:color w:val="2C2C2C"/>
        </w:rPr>
        <w:t>presentó</w:t>
      </w:r>
      <w:r>
        <w:rPr>
          <w:color w:val="2C2C2C"/>
          <w:spacing w:val="-13"/>
        </w:rPr>
        <w:t xml:space="preserve"> </w:t>
      </w:r>
      <w:r>
        <w:rPr>
          <w:color w:val="2C2C2C"/>
        </w:rPr>
        <w:t>limitaciones</w:t>
      </w:r>
      <w:r>
        <w:rPr>
          <w:color w:val="2C2C2C"/>
          <w:spacing w:val="-12"/>
        </w:rPr>
        <w:t xml:space="preserve"> </w:t>
      </w:r>
      <w:r>
        <w:rPr>
          <w:color w:val="2C2C2C"/>
        </w:rPr>
        <w:t>significativas</w:t>
      </w:r>
      <w:r>
        <w:rPr>
          <w:color w:val="2C2C2C"/>
          <w:spacing w:val="-13"/>
        </w:rPr>
        <w:t xml:space="preserve"> </w:t>
      </w:r>
      <w:r>
        <w:rPr>
          <w:color w:val="2C2C2C"/>
        </w:rPr>
        <w:t>debido</w:t>
      </w:r>
      <w:r>
        <w:rPr>
          <w:color w:val="2C2C2C"/>
          <w:spacing w:val="-12"/>
        </w:rPr>
        <w:t xml:space="preserve"> </w:t>
      </w:r>
      <w:r>
        <w:rPr>
          <w:color w:val="2C2C2C"/>
        </w:rPr>
        <w:t>al</w:t>
      </w:r>
      <w:r>
        <w:rPr>
          <w:color w:val="2C2C2C"/>
          <w:spacing w:val="-13"/>
        </w:rPr>
        <w:t xml:space="preserve"> </w:t>
      </w:r>
      <w:r w:rsidRPr="00030123">
        <w:rPr>
          <w:i/>
          <w:iCs/>
          <w:color w:val="2C2C2C"/>
          <w:rPrChange w:id="144" w:author="Palacios, Piero (CIP)" w:date="2026-05-12T20:41:00Z" w16du:dateUtc="2026-05-13T01:41:00Z">
            <w:rPr>
              <w:color w:val="2C2C2C"/>
            </w:rPr>
          </w:rPrChange>
        </w:rPr>
        <w:t>overhead</w:t>
      </w:r>
      <w:r>
        <w:rPr>
          <w:color w:val="2C2C2C"/>
          <w:spacing w:val="-12"/>
        </w:rPr>
        <w:t xml:space="preserve"> </w:t>
      </w:r>
      <w:r>
        <w:rPr>
          <w:color w:val="2C2C2C"/>
        </w:rPr>
        <w:t>de</w:t>
      </w:r>
      <w:r>
        <w:rPr>
          <w:color w:val="2C2C2C"/>
          <w:spacing w:val="-12"/>
        </w:rPr>
        <w:t xml:space="preserve"> </w:t>
      </w:r>
      <w:r>
        <w:rPr>
          <w:color w:val="2C2C2C"/>
        </w:rPr>
        <w:t>comunicación,</w:t>
      </w:r>
      <w:r>
        <w:rPr>
          <w:color w:val="2C2C2C"/>
          <w:spacing w:val="-13"/>
        </w:rPr>
        <w:t xml:space="preserve"> </w:t>
      </w:r>
      <w:r>
        <w:rPr>
          <w:color w:val="2C2C2C"/>
        </w:rPr>
        <w:t>lo</w:t>
      </w:r>
      <w:r>
        <w:rPr>
          <w:color w:val="2C2C2C"/>
          <w:spacing w:val="-12"/>
        </w:rPr>
        <w:t xml:space="preserve"> </w:t>
      </w:r>
      <w:r>
        <w:rPr>
          <w:color w:val="2C2C2C"/>
        </w:rPr>
        <w:t>cual es</w:t>
      </w:r>
      <w:r>
        <w:rPr>
          <w:color w:val="2C2C2C"/>
          <w:spacing w:val="-10"/>
        </w:rPr>
        <w:t xml:space="preserve"> </w:t>
      </w:r>
      <w:r>
        <w:rPr>
          <w:color w:val="2C2C2C"/>
        </w:rPr>
        <w:t>consistente</w:t>
      </w:r>
      <w:r>
        <w:rPr>
          <w:color w:val="2C2C2C"/>
          <w:spacing w:val="-10"/>
        </w:rPr>
        <w:t xml:space="preserve"> </w:t>
      </w:r>
      <w:r>
        <w:rPr>
          <w:color w:val="2C2C2C"/>
        </w:rPr>
        <w:t>con</w:t>
      </w:r>
      <w:r>
        <w:rPr>
          <w:color w:val="2C2C2C"/>
          <w:spacing w:val="-13"/>
        </w:rPr>
        <w:t xml:space="preserve"> </w:t>
      </w:r>
      <w:r>
        <w:rPr>
          <w:color w:val="2C2C2C"/>
        </w:rPr>
        <w:t>el</w:t>
      </w:r>
      <w:r>
        <w:rPr>
          <w:color w:val="2C2C2C"/>
          <w:spacing w:val="-9"/>
        </w:rPr>
        <w:t xml:space="preserve"> </w:t>
      </w:r>
      <w:r>
        <w:rPr>
          <w:color w:val="2C2C2C"/>
        </w:rPr>
        <w:t>modelo</w:t>
      </w:r>
      <w:r>
        <w:rPr>
          <w:color w:val="2C2C2C"/>
          <w:spacing w:val="-9"/>
        </w:rPr>
        <w:t xml:space="preserve"> </w:t>
      </w:r>
      <w:r>
        <w:rPr>
          <w:color w:val="2C2C2C"/>
        </w:rPr>
        <w:t>teórico</w:t>
      </w:r>
      <w:r>
        <w:rPr>
          <w:color w:val="2C2C2C"/>
          <w:spacing w:val="-9"/>
        </w:rPr>
        <w:t xml:space="preserve"> </w:t>
      </w:r>
      <w:r>
        <w:rPr>
          <w:color w:val="2C2C2C"/>
        </w:rPr>
        <w:t>de</w:t>
      </w:r>
      <w:r>
        <w:rPr>
          <w:color w:val="2C2C2C"/>
          <w:spacing w:val="-12"/>
        </w:rPr>
        <w:t xml:space="preserve"> </w:t>
      </w:r>
      <w:r>
        <w:rPr>
          <w:color w:val="2C2C2C"/>
        </w:rPr>
        <w:t>complejidad</w:t>
      </w:r>
      <w:r>
        <w:rPr>
          <w:color w:val="2C2C2C"/>
          <w:spacing w:val="-11"/>
        </w:rPr>
        <w:t xml:space="preserve"> </w:t>
      </w:r>
      <w:r>
        <w:rPr>
          <w:color w:val="2C2C2C"/>
        </w:rPr>
        <w:t>paralela</w:t>
      </w:r>
      <w:r>
        <w:rPr>
          <w:color w:val="2C2C2C"/>
          <w:spacing w:val="-11"/>
        </w:rPr>
        <w:t xml:space="preserve"> </w:t>
      </w:r>
      <w:r>
        <w:rPr>
          <w:color w:val="2C2C2C"/>
        </w:rPr>
        <w:t>donde</w:t>
      </w:r>
      <w:r>
        <w:rPr>
          <w:color w:val="2C2C2C"/>
          <w:spacing w:val="-12"/>
        </w:rPr>
        <w:t xml:space="preserve"> </w:t>
      </w:r>
      <w:r>
        <w:rPr>
          <w:color w:val="2C2C2C"/>
        </w:rPr>
        <w:t>el</w:t>
      </w:r>
      <w:r>
        <w:rPr>
          <w:color w:val="2C2C2C"/>
          <w:spacing w:val="-10"/>
        </w:rPr>
        <w:t xml:space="preserve"> </w:t>
      </w:r>
      <w:r>
        <w:rPr>
          <w:color w:val="2C2C2C"/>
        </w:rPr>
        <w:t>costo</w:t>
      </w:r>
      <w:r>
        <w:rPr>
          <w:color w:val="2C2C2C"/>
          <w:spacing w:val="-9"/>
        </w:rPr>
        <w:t xml:space="preserve"> </w:t>
      </w:r>
      <w:r>
        <w:rPr>
          <w:color w:val="2C2C2C"/>
        </w:rPr>
        <w:t>de</w:t>
      </w:r>
      <w:r>
        <w:rPr>
          <w:color w:val="2C2C2C"/>
          <w:spacing w:val="-10"/>
        </w:rPr>
        <w:t xml:space="preserve"> </w:t>
      </w:r>
      <w:r>
        <w:rPr>
          <w:color w:val="2C2C2C"/>
        </w:rPr>
        <w:t>comunicación puede dominar sobre el costo de computación para problemas de tamaño reducido.</w:t>
      </w:r>
    </w:p>
    <w:p w14:paraId="13724A2E" w14:textId="77777777" w:rsidR="00D733C9" w:rsidRDefault="00000000">
      <w:pPr>
        <w:pStyle w:val="Textoindependiente"/>
        <w:spacing w:before="201" w:line="312" w:lineRule="auto"/>
        <w:ind w:left="165" w:right="166"/>
        <w:jc w:val="both"/>
      </w:pPr>
      <w:r>
        <w:rPr>
          <w:color w:val="2C2C2C"/>
        </w:rPr>
        <w:t xml:space="preserve">La discrepancia entre el </w:t>
      </w:r>
      <w:r w:rsidRPr="00030123">
        <w:rPr>
          <w:i/>
          <w:iCs/>
          <w:color w:val="2C2C2C"/>
          <w:rPrChange w:id="145" w:author="Palacios, Piero (CIP)" w:date="2026-05-12T20:41:00Z" w16du:dateUtc="2026-05-13T01:41:00Z">
            <w:rPr>
              <w:color w:val="2C2C2C"/>
            </w:rPr>
          </w:rPrChange>
        </w:rPr>
        <w:t>speedup</w:t>
      </w:r>
      <w:r>
        <w:rPr>
          <w:color w:val="2C2C2C"/>
        </w:rPr>
        <w:t xml:space="preserve"> teórico ideal y el observado experimentalmente se atribuye principalmente al </w:t>
      </w:r>
      <w:r w:rsidRPr="00030123">
        <w:rPr>
          <w:i/>
          <w:iCs/>
          <w:color w:val="2C2C2C"/>
          <w:rPrChange w:id="146" w:author="Palacios, Piero (CIP)" w:date="2026-05-12T20:42:00Z" w16du:dateUtc="2026-05-13T01:42:00Z">
            <w:rPr>
              <w:color w:val="2C2C2C"/>
            </w:rPr>
          </w:rPrChange>
        </w:rPr>
        <w:t>overhead</w:t>
      </w:r>
      <w:r>
        <w:rPr>
          <w:color w:val="2C2C2C"/>
        </w:rPr>
        <w:t xml:space="preserve"> de gestión de procesos del </w:t>
      </w:r>
      <w:r w:rsidRPr="00030123">
        <w:rPr>
          <w:i/>
          <w:iCs/>
          <w:color w:val="2C2C2C"/>
          <w:rPrChange w:id="147" w:author="Palacios, Piero (CIP)" w:date="2026-05-12T20:42:00Z" w16du:dateUtc="2026-05-13T01:42:00Z">
            <w:rPr>
              <w:color w:val="2C2C2C"/>
            </w:rPr>
          </w:rPrChange>
        </w:rPr>
        <w:t>backend</w:t>
      </w:r>
      <w:r>
        <w:rPr>
          <w:color w:val="2C2C2C"/>
        </w:rPr>
        <w:t xml:space="preserve"> 'loky', la</w:t>
      </w:r>
      <w:r>
        <w:rPr>
          <w:color w:val="2C2C2C"/>
          <w:spacing w:val="-1"/>
        </w:rPr>
        <w:t xml:space="preserve"> </w:t>
      </w:r>
      <w:r>
        <w:rPr>
          <w:color w:val="2C2C2C"/>
        </w:rPr>
        <w:t>serialización de datos entre procesos, y el tamaño insuficiente del dataset para amortizar estos costos fijos.</w:t>
      </w:r>
    </w:p>
    <w:p w14:paraId="22948E7F" w14:textId="77777777" w:rsidR="00D733C9" w:rsidRDefault="00D733C9">
      <w:pPr>
        <w:pStyle w:val="Textoindependiente"/>
        <w:spacing w:before="212"/>
      </w:pPr>
    </w:p>
    <w:p w14:paraId="382B5210" w14:textId="77777777" w:rsidR="00D733C9" w:rsidRDefault="00000000">
      <w:pPr>
        <w:pStyle w:val="Ttulo1"/>
        <w:numPr>
          <w:ilvl w:val="0"/>
          <w:numId w:val="7"/>
        </w:numPr>
        <w:tabs>
          <w:tab w:val="left" w:pos="523"/>
        </w:tabs>
        <w:ind w:left="523" w:hanging="358"/>
      </w:pPr>
      <w:bookmarkStart w:id="148" w:name="_bookmark20"/>
      <w:bookmarkEnd w:id="148"/>
      <w:r>
        <w:rPr>
          <w:color w:val="205E99"/>
          <w:spacing w:val="-2"/>
        </w:rPr>
        <w:t>Conclusiones</w:t>
      </w:r>
    </w:p>
    <w:p w14:paraId="70F804EE" w14:textId="77777777" w:rsidR="00D733C9" w:rsidRDefault="00000000">
      <w:pPr>
        <w:pStyle w:val="Textoindependiente"/>
        <w:spacing w:before="330"/>
        <w:ind w:left="165"/>
        <w:jc w:val="both"/>
      </w:pPr>
      <w:r>
        <w:rPr>
          <w:color w:val="2C2C2C"/>
        </w:rPr>
        <w:t>A</w:t>
      </w:r>
      <w:r>
        <w:rPr>
          <w:color w:val="2C2C2C"/>
          <w:spacing w:val="-8"/>
        </w:rPr>
        <w:t xml:space="preserve"> </w:t>
      </w:r>
      <w:r>
        <w:rPr>
          <w:color w:val="2C2C2C"/>
        </w:rPr>
        <w:t>partir</w:t>
      </w:r>
      <w:r>
        <w:rPr>
          <w:color w:val="2C2C2C"/>
          <w:spacing w:val="-8"/>
        </w:rPr>
        <w:t xml:space="preserve"> </w:t>
      </w:r>
      <w:r>
        <w:rPr>
          <w:color w:val="2C2C2C"/>
        </w:rPr>
        <w:t>del</w:t>
      </w:r>
      <w:r>
        <w:rPr>
          <w:color w:val="2C2C2C"/>
          <w:spacing w:val="-7"/>
        </w:rPr>
        <w:t xml:space="preserve"> </w:t>
      </w:r>
      <w:r>
        <w:rPr>
          <w:color w:val="2C2C2C"/>
        </w:rPr>
        <w:t>análisis</w:t>
      </w:r>
      <w:r>
        <w:rPr>
          <w:color w:val="2C2C2C"/>
          <w:spacing w:val="-8"/>
        </w:rPr>
        <w:t xml:space="preserve"> </w:t>
      </w:r>
      <w:r>
        <w:rPr>
          <w:color w:val="2C2C2C"/>
        </w:rPr>
        <w:t>experimental</w:t>
      </w:r>
      <w:r>
        <w:rPr>
          <w:color w:val="2C2C2C"/>
          <w:spacing w:val="-8"/>
        </w:rPr>
        <w:t xml:space="preserve"> </w:t>
      </w:r>
      <w:r>
        <w:rPr>
          <w:color w:val="2C2C2C"/>
        </w:rPr>
        <w:t>realizado,</w:t>
      </w:r>
      <w:r>
        <w:rPr>
          <w:color w:val="2C2C2C"/>
          <w:spacing w:val="-7"/>
        </w:rPr>
        <w:t xml:space="preserve"> </w:t>
      </w:r>
      <w:r>
        <w:rPr>
          <w:color w:val="2C2C2C"/>
        </w:rPr>
        <w:t>se</w:t>
      </w:r>
      <w:r>
        <w:rPr>
          <w:color w:val="2C2C2C"/>
          <w:spacing w:val="-8"/>
        </w:rPr>
        <w:t xml:space="preserve"> </w:t>
      </w:r>
      <w:r>
        <w:rPr>
          <w:color w:val="2C2C2C"/>
        </w:rPr>
        <w:t>derivan</w:t>
      </w:r>
      <w:r>
        <w:rPr>
          <w:color w:val="2C2C2C"/>
          <w:spacing w:val="-8"/>
        </w:rPr>
        <w:t xml:space="preserve"> </w:t>
      </w:r>
      <w:r>
        <w:rPr>
          <w:color w:val="2C2C2C"/>
        </w:rPr>
        <w:t>las</w:t>
      </w:r>
      <w:r>
        <w:rPr>
          <w:color w:val="2C2C2C"/>
          <w:spacing w:val="-8"/>
        </w:rPr>
        <w:t xml:space="preserve"> </w:t>
      </w:r>
      <w:r>
        <w:rPr>
          <w:color w:val="2C2C2C"/>
        </w:rPr>
        <w:t>siguientes</w:t>
      </w:r>
      <w:r>
        <w:rPr>
          <w:color w:val="2C2C2C"/>
          <w:spacing w:val="-7"/>
        </w:rPr>
        <w:t xml:space="preserve"> </w:t>
      </w:r>
      <w:r>
        <w:rPr>
          <w:color w:val="2C2C2C"/>
          <w:spacing w:val="-2"/>
        </w:rPr>
        <w:t>conclusiones:</w:t>
      </w:r>
    </w:p>
    <w:p w14:paraId="75E2057C" w14:textId="77777777" w:rsidR="00D733C9" w:rsidRDefault="00D733C9">
      <w:pPr>
        <w:pStyle w:val="Textoindependiente"/>
        <w:spacing w:before="13"/>
      </w:pPr>
    </w:p>
    <w:p w14:paraId="7AF95CF4" w14:textId="62D27D88" w:rsidR="00D733C9" w:rsidRDefault="00000000" w:rsidP="00D72BBD">
      <w:pPr>
        <w:pStyle w:val="Prrafodelista"/>
        <w:numPr>
          <w:ilvl w:val="0"/>
          <w:numId w:val="3"/>
        </w:numPr>
        <w:tabs>
          <w:tab w:val="left" w:pos="883"/>
          <w:tab w:val="left" w:pos="885"/>
        </w:tabs>
        <w:spacing w:line="312" w:lineRule="auto"/>
        <w:ind w:right="160"/>
        <w:pPrChange w:id="149" w:author="Palacios, Piero (CIP)" w:date="2026-05-12T20:42:00Z" w16du:dateUtc="2026-05-13T01:42:00Z">
          <w:pPr>
            <w:pStyle w:val="Prrafodelista"/>
            <w:numPr>
              <w:numId w:val="3"/>
            </w:numPr>
            <w:tabs>
              <w:tab w:val="left" w:pos="883"/>
              <w:tab w:val="left" w:pos="885"/>
            </w:tabs>
            <w:spacing w:line="312" w:lineRule="auto"/>
            <w:ind w:right="160"/>
            <w:jc w:val="both"/>
          </w:pPr>
        </w:pPrChange>
      </w:pPr>
      <w:r w:rsidRPr="00D72BBD">
        <w:rPr>
          <w:color w:val="2C2C2C"/>
          <w:rPrChange w:id="150" w:author="Palacios, Piero (CIP)" w:date="2026-05-12T20:42:00Z" w16du:dateUtc="2026-05-13T01:42:00Z">
            <w:rPr/>
          </w:rPrChange>
        </w:rPr>
        <w:t>El</w:t>
      </w:r>
      <w:r w:rsidRPr="00D72BBD">
        <w:rPr>
          <w:color w:val="2C2C2C"/>
          <w:spacing w:val="-7"/>
          <w:rPrChange w:id="151" w:author="Palacios, Piero (CIP)" w:date="2026-05-12T20:42:00Z" w16du:dateUtc="2026-05-13T01:42:00Z">
            <w:rPr>
              <w:spacing w:val="-7"/>
            </w:rPr>
          </w:rPrChange>
        </w:rPr>
        <w:t xml:space="preserve"> </w:t>
      </w:r>
      <w:r w:rsidRPr="00D72BBD">
        <w:rPr>
          <w:color w:val="2C2C2C"/>
          <w:rPrChange w:id="152" w:author="Palacios, Piero (CIP)" w:date="2026-05-12T20:42:00Z" w16du:dateUtc="2026-05-13T01:42:00Z">
            <w:rPr/>
          </w:rPrChange>
        </w:rPr>
        <w:t>algoritmo</w:t>
      </w:r>
      <w:r w:rsidRPr="00D72BBD">
        <w:rPr>
          <w:color w:val="2C2C2C"/>
          <w:spacing w:val="-6"/>
          <w:rPrChange w:id="153" w:author="Palacios, Piero (CIP)" w:date="2026-05-12T20:42:00Z" w16du:dateUtc="2026-05-13T01:42:00Z">
            <w:rPr>
              <w:spacing w:val="-6"/>
            </w:rPr>
          </w:rPrChange>
        </w:rPr>
        <w:t xml:space="preserve"> </w:t>
      </w:r>
      <w:r w:rsidRPr="00D72BBD">
        <w:rPr>
          <w:color w:val="2C2C2C"/>
          <w:rPrChange w:id="154" w:author="Palacios, Piero (CIP)" w:date="2026-05-12T20:42:00Z" w16du:dateUtc="2026-05-13T01:42:00Z">
            <w:rPr/>
          </w:rPrChange>
        </w:rPr>
        <w:t>KNN</w:t>
      </w:r>
      <w:r w:rsidRPr="00D72BBD">
        <w:rPr>
          <w:color w:val="2C2C2C"/>
          <w:spacing w:val="-9"/>
          <w:rPrChange w:id="155" w:author="Palacios, Piero (CIP)" w:date="2026-05-12T20:42:00Z" w16du:dateUtc="2026-05-13T01:42:00Z">
            <w:rPr>
              <w:spacing w:val="-9"/>
            </w:rPr>
          </w:rPrChange>
        </w:rPr>
        <w:t xml:space="preserve"> </w:t>
      </w:r>
      <w:r w:rsidRPr="00D72BBD">
        <w:rPr>
          <w:color w:val="2C2C2C"/>
          <w:rPrChange w:id="156" w:author="Palacios, Piero (CIP)" w:date="2026-05-12T20:42:00Z" w16du:dateUtc="2026-05-13T01:42:00Z">
            <w:rPr/>
          </w:rPrChange>
        </w:rPr>
        <w:t>presenta</w:t>
      </w:r>
      <w:r w:rsidRPr="00D72BBD">
        <w:rPr>
          <w:color w:val="2C2C2C"/>
          <w:spacing w:val="-9"/>
          <w:rPrChange w:id="157" w:author="Palacios, Piero (CIP)" w:date="2026-05-12T20:42:00Z" w16du:dateUtc="2026-05-13T01:42:00Z">
            <w:rPr>
              <w:spacing w:val="-9"/>
            </w:rPr>
          </w:rPrChange>
        </w:rPr>
        <w:t xml:space="preserve"> </w:t>
      </w:r>
      <w:r w:rsidRPr="00D72BBD">
        <w:rPr>
          <w:color w:val="2C2C2C"/>
          <w:rPrChange w:id="158" w:author="Palacios, Piero (CIP)" w:date="2026-05-12T20:42:00Z" w16du:dateUtc="2026-05-13T01:42:00Z">
            <w:rPr/>
          </w:rPrChange>
        </w:rPr>
        <w:t>un</w:t>
      </w:r>
      <w:r w:rsidRPr="00D72BBD">
        <w:rPr>
          <w:color w:val="2C2C2C"/>
          <w:spacing w:val="-8"/>
          <w:rPrChange w:id="159" w:author="Palacios, Piero (CIP)" w:date="2026-05-12T20:42:00Z" w16du:dateUtc="2026-05-13T01:42:00Z">
            <w:rPr>
              <w:spacing w:val="-8"/>
            </w:rPr>
          </w:rPrChange>
        </w:rPr>
        <w:t xml:space="preserve"> </w:t>
      </w:r>
      <w:r w:rsidRPr="00D72BBD">
        <w:rPr>
          <w:color w:val="2C2C2C"/>
          <w:rPrChange w:id="160" w:author="Palacios, Piero (CIP)" w:date="2026-05-12T20:42:00Z" w16du:dateUtc="2026-05-13T01:42:00Z">
            <w:rPr/>
          </w:rPrChange>
        </w:rPr>
        <w:t>costo</w:t>
      </w:r>
      <w:r w:rsidRPr="00D72BBD">
        <w:rPr>
          <w:color w:val="2C2C2C"/>
          <w:spacing w:val="-6"/>
          <w:rPrChange w:id="161" w:author="Palacios, Piero (CIP)" w:date="2026-05-12T20:42:00Z" w16du:dateUtc="2026-05-13T01:42:00Z">
            <w:rPr>
              <w:spacing w:val="-6"/>
            </w:rPr>
          </w:rPrChange>
        </w:rPr>
        <w:t xml:space="preserve"> </w:t>
      </w:r>
      <w:r w:rsidRPr="00D72BBD">
        <w:rPr>
          <w:color w:val="2C2C2C"/>
          <w:rPrChange w:id="162" w:author="Palacios, Piero (CIP)" w:date="2026-05-12T20:42:00Z" w16du:dateUtc="2026-05-13T01:42:00Z">
            <w:rPr/>
          </w:rPrChange>
        </w:rPr>
        <w:t>computacional</w:t>
      </w:r>
      <w:r w:rsidRPr="00D72BBD">
        <w:rPr>
          <w:color w:val="2C2C2C"/>
          <w:spacing w:val="-9"/>
          <w:rPrChange w:id="163" w:author="Palacios, Piero (CIP)" w:date="2026-05-12T20:42:00Z" w16du:dateUtc="2026-05-13T01:42:00Z">
            <w:rPr>
              <w:spacing w:val="-9"/>
            </w:rPr>
          </w:rPrChange>
        </w:rPr>
        <w:t xml:space="preserve"> </w:t>
      </w:r>
      <w:r w:rsidRPr="00D72BBD">
        <w:rPr>
          <w:color w:val="2C2C2C"/>
          <w:rPrChange w:id="164" w:author="Palacios, Piero (CIP)" w:date="2026-05-12T20:42:00Z" w16du:dateUtc="2026-05-13T01:42:00Z">
            <w:rPr/>
          </w:rPrChange>
        </w:rPr>
        <w:t>elevado</w:t>
      </w:r>
      <w:r w:rsidRPr="00D72BBD">
        <w:rPr>
          <w:color w:val="2C2C2C"/>
          <w:spacing w:val="-6"/>
          <w:rPrChange w:id="165" w:author="Palacios, Piero (CIP)" w:date="2026-05-12T20:42:00Z" w16du:dateUtc="2026-05-13T01:42:00Z">
            <w:rPr>
              <w:spacing w:val="-6"/>
            </w:rPr>
          </w:rPrChange>
        </w:rPr>
        <w:t xml:space="preserve"> </w:t>
      </w:r>
      <w:r w:rsidRPr="00D72BBD">
        <w:rPr>
          <w:color w:val="2C2C2C"/>
          <w:rPrChange w:id="166" w:author="Palacios, Piero (CIP)" w:date="2026-05-12T20:42:00Z" w16du:dateUtc="2026-05-13T01:42:00Z">
            <w:rPr/>
          </w:rPrChange>
        </w:rPr>
        <w:t>durante</w:t>
      </w:r>
      <w:r w:rsidRPr="00D72BBD">
        <w:rPr>
          <w:color w:val="2C2C2C"/>
          <w:spacing w:val="-7"/>
          <w:rPrChange w:id="167" w:author="Palacios, Piero (CIP)" w:date="2026-05-12T20:42:00Z" w16du:dateUtc="2026-05-13T01:42:00Z">
            <w:rPr>
              <w:spacing w:val="-7"/>
            </w:rPr>
          </w:rPrChange>
        </w:rPr>
        <w:t xml:space="preserve"> </w:t>
      </w:r>
      <w:r w:rsidRPr="00D72BBD">
        <w:rPr>
          <w:color w:val="2C2C2C"/>
          <w:rPrChange w:id="168" w:author="Palacios, Piero (CIP)" w:date="2026-05-12T20:42:00Z" w16du:dateUtc="2026-05-13T01:42:00Z">
            <w:rPr/>
          </w:rPrChange>
        </w:rPr>
        <w:t>la</w:t>
      </w:r>
      <w:r w:rsidRPr="00D72BBD">
        <w:rPr>
          <w:color w:val="2C2C2C"/>
          <w:spacing w:val="-8"/>
          <w:rPrChange w:id="169" w:author="Palacios, Piero (CIP)" w:date="2026-05-12T20:42:00Z" w16du:dateUtc="2026-05-13T01:42:00Z">
            <w:rPr>
              <w:spacing w:val="-8"/>
            </w:rPr>
          </w:rPrChange>
        </w:rPr>
        <w:t xml:space="preserve"> </w:t>
      </w:r>
      <w:r w:rsidRPr="00D72BBD">
        <w:rPr>
          <w:color w:val="2C2C2C"/>
          <w:rPrChange w:id="170" w:author="Palacios, Piero (CIP)" w:date="2026-05-12T20:42:00Z" w16du:dateUtc="2026-05-13T01:42:00Z">
            <w:rPr/>
          </w:rPrChange>
        </w:rPr>
        <w:t>etapa</w:t>
      </w:r>
      <w:r w:rsidRPr="00D72BBD">
        <w:rPr>
          <w:color w:val="2C2C2C"/>
          <w:spacing w:val="-7"/>
          <w:rPrChange w:id="171" w:author="Palacios, Piero (CIP)" w:date="2026-05-12T20:42:00Z" w16du:dateUtc="2026-05-13T01:42:00Z">
            <w:rPr>
              <w:spacing w:val="-7"/>
            </w:rPr>
          </w:rPrChange>
        </w:rPr>
        <w:t xml:space="preserve"> </w:t>
      </w:r>
      <w:r w:rsidRPr="00D72BBD">
        <w:rPr>
          <w:color w:val="2C2C2C"/>
          <w:rPrChange w:id="172" w:author="Palacios, Piero (CIP)" w:date="2026-05-12T20:42:00Z" w16du:dateUtc="2026-05-13T01:42:00Z">
            <w:rPr/>
          </w:rPrChange>
        </w:rPr>
        <w:t>de</w:t>
      </w:r>
      <w:r w:rsidRPr="00D72BBD">
        <w:rPr>
          <w:color w:val="2C2C2C"/>
          <w:spacing w:val="-7"/>
          <w:rPrChange w:id="173" w:author="Palacios, Piero (CIP)" w:date="2026-05-12T20:42:00Z" w16du:dateUtc="2026-05-13T01:42:00Z">
            <w:rPr>
              <w:spacing w:val="-7"/>
            </w:rPr>
          </w:rPrChange>
        </w:rPr>
        <w:t xml:space="preserve"> </w:t>
      </w:r>
      <w:r w:rsidRPr="00D72BBD">
        <w:rPr>
          <w:color w:val="2C2C2C"/>
          <w:rPrChange w:id="174" w:author="Palacios, Piero (CIP)" w:date="2026-05-12T20:42:00Z" w16du:dateUtc="2026-05-13T01:42:00Z">
            <w:rPr/>
          </w:rPrChange>
        </w:rPr>
        <w:t>predicción,</w:t>
      </w:r>
      <w:r w:rsidRPr="00D72BBD">
        <w:rPr>
          <w:color w:val="2C2C2C"/>
          <w:spacing w:val="-7"/>
          <w:rPrChange w:id="175" w:author="Palacios, Piero (CIP)" w:date="2026-05-12T20:42:00Z" w16du:dateUtc="2026-05-13T01:42:00Z">
            <w:rPr>
              <w:spacing w:val="-7"/>
            </w:rPr>
          </w:rPrChange>
        </w:rPr>
        <w:t xml:space="preserve"> </w:t>
      </w:r>
      <w:r w:rsidRPr="00D72BBD">
        <w:rPr>
          <w:color w:val="2C2C2C"/>
          <w:rPrChange w:id="176" w:author="Palacios, Piero (CIP)" w:date="2026-05-12T20:42:00Z" w16du:dateUtc="2026-05-13T01:42:00Z">
            <w:rPr/>
          </w:rPrChange>
        </w:rPr>
        <w:t>el cual crece linealmente con el número de muestras y atributos, confirmando la complejidad teórica O(n · d).</w:t>
      </w:r>
    </w:p>
    <w:p w14:paraId="4B700708" w14:textId="77777777" w:rsidR="00D733C9" w:rsidRDefault="00000000">
      <w:pPr>
        <w:pStyle w:val="Prrafodelista"/>
        <w:numPr>
          <w:ilvl w:val="0"/>
          <w:numId w:val="3"/>
        </w:numPr>
        <w:tabs>
          <w:tab w:val="left" w:pos="883"/>
          <w:tab w:val="left" w:pos="885"/>
        </w:tabs>
        <w:spacing w:before="201" w:line="312" w:lineRule="auto"/>
        <w:ind w:right="164"/>
        <w:jc w:val="both"/>
      </w:pPr>
      <w:r>
        <w:rPr>
          <w:color w:val="2C2C2C"/>
        </w:rPr>
        <w:t>El</w:t>
      </w:r>
      <w:r>
        <w:rPr>
          <w:color w:val="2C2C2C"/>
          <w:spacing w:val="-1"/>
        </w:rPr>
        <w:t xml:space="preserve"> </w:t>
      </w:r>
      <w:r>
        <w:rPr>
          <w:color w:val="2C2C2C"/>
        </w:rPr>
        <w:t>tiempo de</w:t>
      </w:r>
      <w:r>
        <w:rPr>
          <w:color w:val="2C2C2C"/>
          <w:spacing w:val="-3"/>
        </w:rPr>
        <w:t xml:space="preserve"> </w:t>
      </w:r>
      <w:r>
        <w:rPr>
          <w:color w:val="2C2C2C"/>
        </w:rPr>
        <w:t>ejecución</w:t>
      </w:r>
      <w:r>
        <w:rPr>
          <w:color w:val="2C2C2C"/>
          <w:spacing w:val="-2"/>
        </w:rPr>
        <w:t xml:space="preserve"> </w:t>
      </w:r>
      <w:r>
        <w:rPr>
          <w:color w:val="2C2C2C"/>
        </w:rPr>
        <w:t>aumenta</w:t>
      </w:r>
      <w:r>
        <w:rPr>
          <w:color w:val="2C2C2C"/>
          <w:spacing w:val="-1"/>
        </w:rPr>
        <w:t xml:space="preserve"> </w:t>
      </w:r>
      <w:r>
        <w:rPr>
          <w:color w:val="2C2C2C"/>
        </w:rPr>
        <w:t>significativamente</w:t>
      </w:r>
      <w:r>
        <w:rPr>
          <w:color w:val="2C2C2C"/>
          <w:spacing w:val="-1"/>
        </w:rPr>
        <w:t xml:space="preserve"> </w:t>
      </w:r>
      <w:r>
        <w:rPr>
          <w:color w:val="2C2C2C"/>
        </w:rPr>
        <w:t>conforme</w:t>
      </w:r>
      <w:r>
        <w:rPr>
          <w:color w:val="2C2C2C"/>
          <w:spacing w:val="-1"/>
        </w:rPr>
        <w:t xml:space="preserve"> </w:t>
      </w:r>
      <w:r>
        <w:rPr>
          <w:color w:val="2C2C2C"/>
        </w:rPr>
        <w:t>crece</w:t>
      </w:r>
      <w:r>
        <w:rPr>
          <w:color w:val="2C2C2C"/>
          <w:spacing w:val="-2"/>
        </w:rPr>
        <w:t xml:space="preserve"> </w:t>
      </w:r>
      <w:r>
        <w:rPr>
          <w:color w:val="2C2C2C"/>
        </w:rPr>
        <w:t>el</w:t>
      </w:r>
      <w:r>
        <w:rPr>
          <w:color w:val="2C2C2C"/>
          <w:spacing w:val="-1"/>
        </w:rPr>
        <w:t xml:space="preserve"> </w:t>
      </w:r>
      <w:r>
        <w:rPr>
          <w:color w:val="2C2C2C"/>
        </w:rPr>
        <w:t>número de</w:t>
      </w:r>
      <w:r>
        <w:rPr>
          <w:color w:val="2C2C2C"/>
          <w:spacing w:val="-1"/>
        </w:rPr>
        <w:t xml:space="preserve"> </w:t>
      </w:r>
      <w:r>
        <w:rPr>
          <w:color w:val="2C2C2C"/>
        </w:rPr>
        <w:t>muestras</w:t>
      </w:r>
      <w:r>
        <w:rPr>
          <w:color w:val="2C2C2C"/>
          <w:spacing w:val="-4"/>
        </w:rPr>
        <w:t xml:space="preserve"> </w:t>
      </w:r>
      <w:r>
        <w:rPr>
          <w:color w:val="2C2C2C"/>
        </w:rPr>
        <w:t>y atributos, lo que hace que KNN sea computacionalmente costoso para datasets grandes.</w:t>
      </w:r>
    </w:p>
    <w:p w14:paraId="23CAAAA1" w14:textId="77777777" w:rsidR="00D733C9" w:rsidRDefault="00D733C9">
      <w:pPr>
        <w:pStyle w:val="Prrafodelista"/>
        <w:spacing w:line="312" w:lineRule="auto"/>
        <w:jc w:val="both"/>
        <w:sectPr w:rsidR="00D733C9">
          <w:pgSz w:w="11910" w:h="16840"/>
          <w:pgMar w:top="1740" w:right="1275" w:bottom="940" w:left="1275" w:header="0" w:footer="743" w:gutter="0"/>
          <w:cols w:space="720"/>
        </w:sectPr>
      </w:pPr>
    </w:p>
    <w:p w14:paraId="3100AB78" w14:textId="26CCEFCB" w:rsidR="00D733C9" w:rsidRDefault="00000000">
      <w:pPr>
        <w:pStyle w:val="Prrafodelista"/>
        <w:numPr>
          <w:ilvl w:val="0"/>
          <w:numId w:val="3"/>
        </w:numPr>
        <w:tabs>
          <w:tab w:val="left" w:pos="883"/>
          <w:tab w:val="left" w:pos="885"/>
        </w:tabs>
        <w:spacing w:before="41" w:line="312" w:lineRule="auto"/>
        <w:ind w:right="163"/>
        <w:jc w:val="both"/>
      </w:pPr>
      <w:r>
        <w:rPr>
          <w:color w:val="2C2C2C"/>
        </w:rPr>
        <w:lastRenderedPageBreak/>
        <w:t xml:space="preserve">El uso de múltiples procesos no garantizó mejoras significativas en el rendimiento debido al </w:t>
      </w:r>
      <w:r w:rsidRPr="00CA580E">
        <w:rPr>
          <w:i/>
          <w:iCs/>
          <w:color w:val="2C2C2C"/>
          <w:rPrChange w:id="177" w:author="Palacios, Piero (CIP)" w:date="2026-05-12T20:42:00Z" w16du:dateUtc="2026-05-13T01:42:00Z">
            <w:rPr>
              <w:color w:val="2C2C2C"/>
            </w:rPr>
          </w:rPrChange>
        </w:rPr>
        <w:t>overhead</w:t>
      </w:r>
      <w:r>
        <w:rPr>
          <w:color w:val="2C2C2C"/>
        </w:rPr>
        <w:t xml:space="preserve"> de paralelización, el cual dominó el tiempo total de ejecución en la mayoría de </w:t>
      </w:r>
      <w:del w:id="178" w:author="Palacios, Piero (CIP)" w:date="2026-05-12T20:42:00Z" w16du:dateUtc="2026-05-13T01:42:00Z">
        <w:r w:rsidDel="00CA580E">
          <w:rPr>
            <w:color w:val="2C2C2C"/>
          </w:rPr>
          <w:delText>configuraciones</w:delText>
        </w:r>
      </w:del>
      <w:ins w:id="179" w:author="Palacios, Piero (CIP)" w:date="2026-05-12T20:42:00Z" w16du:dateUtc="2026-05-13T01:42:00Z">
        <w:r w:rsidR="00CA580E">
          <w:rPr>
            <w:color w:val="2C2C2C"/>
          </w:rPr>
          <w:t>las configuraciones</w:t>
        </w:r>
      </w:ins>
      <w:r>
        <w:rPr>
          <w:color w:val="2C2C2C"/>
        </w:rPr>
        <w:t xml:space="preserve"> probadas.</w:t>
      </w:r>
    </w:p>
    <w:p w14:paraId="01BEF14A" w14:textId="5502D25B" w:rsidR="00D733C9" w:rsidRDefault="00000000">
      <w:pPr>
        <w:pStyle w:val="Prrafodelista"/>
        <w:numPr>
          <w:ilvl w:val="0"/>
          <w:numId w:val="3"/>
        </w:numPr>
        <w:tabs>
          <w:tab w:val="left" w:pos="883"/>
          <w:tab w:val="left" w:pos="885"/>
        </w:tabs>
        <w:spacing w:before="201" w:line="312" w:lineRule="auto"/>
        <w:ind w:right="163"/>
        <w:jc w:val="both"/>
      </w:pPr>
      <w:r>
        <w:rPr>
          <w:color w:val="2C2C2C"/>
        </w:rPr>
        <w:t xml:space="preserve">En datasets pequeños como el </w:t>
      </w:r>
      <w:r w:rsidRPr="009E674A">
        <w:rPr>
          <w:i/>
          <w:iCs/>
          <w:color w:val="2C2C2C"/>
          <w:rPrChange w:id="180" w:author="Palacios, Piero (CIP)" w:date="2026-05-12T20:43:00Z" w16du:dateUtc="2026-05-13T01:43:00Z">
            <w:rPr>
              <w:color w:val="2C2C2C"/>
            </w:rPr>
          </w:rPrChange>
        </w:rPr>
        <w:t>Heart Disease Dataset</w:t>
      </w:r>
      <w:r>
        <w:rPr>
          <w:color w:val="2C2C2C"/>
        </w:rPr>
        <w:t xml:space="preserve"> (303 registros), el </w:t>
      </w:r>
      <w:r w:rsidRPr="00FC7B2F">
        <w:rPr>
          <w:i/>
          <w:iCs/>
          <w:color w:val="2C2C2C"/>
          <w:rPrChange w:id="181" w:author="Palacios, Piero (CIP)" w:date="2026-05-12T20:43:00Z" w16du:dateUtc="2026-05-13T01:43:00Z">
            <w:rPr>
              <w:color w:val="2C2C2C"/>
            </w:rPr>
          </w:rPrChange>
        </w:rPr>
        <w:t>overhead</w:t>
      </w:r>
      <w:r>
        <w:rPr>
          <w:color w:val="2C2C2C"/>
        </w:rPr>
        <w:t xml:space="preserve"> de paralelismo puede representar más del 9</w:t>
      </w:r>
      <w:ins w:id="182" w:author="Palacios, Piero (CIP)" w:date="2026-05-12T20:43:00Z" w16du:dateUtc="2026-05-13T01:43:00Z">
        <w:r w:rsidR="00FC7B2F">
          <w:rPr>
            <w:color w:val="2C2C2C"/>
          </w:rPr>
          <w:t>8</w:t>
        </w:r>
      </w:ins>
      <w:del w:id="183" w:author="Palacios, Piero (CIP)" w:date="2026-05-12T20:43:00Z" w16du:dateUtc="2026-05-13T01:43:00Z">
        <w:r w:rsidDel="00FC7B2F">
          <w:rPr>
            <w:color w:val="2C2C2C"/>
          </w:rPr>
          <w:delText>9</w:delText>
        </w:r>
      </w:del>
      <w:r>
        <w:rPr>
          <w:color w:val="2C2C2C"/>
        </w:rPr>
        <w:t>% del tiempo total de ejecución, haciendo que el enfoque secuencial sea más eficiente.</w:t>
      </w:r>
    </w:p>
    <w:p w14:paraId="153B5D6E" w14:textId="77777777" w:rsidR="00D733C9" w:rsidRDefault="00000000">
      <w:pPr>
        <w:pStyle w:val="Prrafodelista"/>
        <w:numPr>
          <w:ilvl w:val="0"/>
          <w:numId w:val="3"/>
        </w:numPr>
        <w:tabs>
          <w:tab w:val="left" w:pos="883"/>
          <w:tab w:val="left" w:pos="885"/>
        </w:tabs>
        <w:spacing w:before="198" w:line="312" w:lineRule="auto"/>
        <w:ind w:right="161"/>
        <w:jc w:val="both"/>
      </w:pPr>
      <w:r>
        <w:rPr>
          <w:color w:val="2C2C2C"/>
        </w:rPr>
        <w:t>La</w:t>
      </w:r>
      <w:r>
        <w:rPr>
          <w:color w:val="2C2C2C"/>
          <w:spacing w:val="-13"/>
        </w:rPr>
        <w:t xml:space="preserve"> </w:t>
      </w:r>
      <w:r>
        <w:rPr>
          <w:color w:val="2C2C2C"/>
        </w:rPr>
        <w:t>eficiencia</w:t>
      </w:r>
      <w:r>
        <w:rPr>
          <w:color w:val="2C2C2C"/>
          <w:spacing w:val="-12"/>
        </w:rPr>
        <w:t xml:space="preserve"> </w:t>
      </w:r>
      <w:r>
        <w:rPr>
          <w:color w:val="2C2C2C"/>
        </w:rPr>
        <w:t>del</w:t>
      </w:r>
      <w:r>
        <w:rPr>
          <w:color w:val="2C2C2C"/>
          <w:spacing w:val="-11"/>
        </w:rPr>
        <w:t xml:space="preserve"> </w:t>
      </w:r>
      <w:r>
        <w:rPr>
          <w:color w:val="2C2C2C"/>
        </w:rPr>
        <w:t>paralelismo</w:t>
      </w:r>
      <w:r>
        <w:rPr>
          <w:color w:val="2C2C2C"/>
          <w:spacing w:val="-10"/>
        </w:rPr>
        <w:t xml:space="preserve"> </w:t>
      </w:r>
      <w:r>
        <w:rPr>
          <w:color w:val="2C2C2C"/>
        </w:rPr>
        <w:t>disminuye</w:t>
      </w:r>
      <w:r>
        <w:rPr>
          <w:color w:val="2C2C2C"/>
          <w:spacing w:val="-12"/>
        </w:rPr>
        <w:t xml:space="preserve"> </w:t>
      </w:r>
      <w:r>
        <w:rPr>
          <w:color w:val="2C2C2C"/>
        </w:rPr>
        <w:t>sistemáticamente</w:t>
      </w:r>
      <w:r>
        <w:rPr>
          <w:color w:val="2C2C2C"/>
          <w:spacing w:val="-11"/>
        </w:rPr>
        <w:t xml:space="preserve"> </w:t>
      </w:r>
      <w:r>
        <w:rPr>
          <w:color w:val="2C2C2C"/>
        </w:rPr>
        <w:t>al</w:t>
      </w:r>
      <w:r>
        <w:rPr>
          <w:color w:val="2C2C2C"/>
          <w:spacing w:val="-12"/>
        </w:rPr>
        <w:t xml:space="preserve"> </w:t>
      </w:r>
      <w:r>
        <w:rPr>
          <w:color w:val="2C2C2C"/>
        </w:rPr>
        <w:t>aumentar</w:t>
      </w:r>
      <w:r>
        <w:rPr>
          <w:color w:val="2C2C2C"/>
          <w:spacing w:val="-12"/>
        </w:rPr>
        <w:t xml:space="preserve"> </w:t>
      </w:r>
      <w:r>
        <w:rPr>
          <w:color w:val="2C2C2C"/>
        </w:rPr>
        <w:t>el</w:t>
      </w:r>
      <w:r>
        <w:rPr>
          <w:color w:val="2C2C2C"/>
          <w:spacing w:val="-13"/>
        </w:rPr>
        <w:t xml:space="preserve"> </w:t>
      </w:r>
      <w:r>
        <w:rPr>
          <w:color w:val="2C2C2C"/>
        </w:rPr>
        <w:t>número</w:t>
      </w:r>
      <w:r>
        <w:rPr>
          <w:color w:val="2C2C2C"/>
          <w:spacing w:val="-12"/>
        </w:rPr>
        <w:t xml:space="preserve"> </w:t>
      </w:r>
      <w:r>
        <w:rPr>
          <w:color w:val="2C2C2C"/>
        </w:rPr>
        <w:t>de</w:t>
      </w:r>
      <w:r>
        <w:rPr>
          <w:color w:val="2C2C2C"/>
          <w:spacing w:val="-11"/>
        </w:rPr>
        <w:t xml:space="preserve"> </w:t>
      </w:r>
      <w:r>
        <w:rPr>
          <w:color w:val="2C2C2C"/>
        </w:rPr>
        <w:t>procesos, confirmando que los recursos computacionales adicionales no fueron aprovechados de manera efectiva para este tamaño de problema.</w:t>
      </w:r>
    </w:p>
    <w:p w14:paraId="217C0B9F" w14:textId="77777777" w:rsidR="00D733C9" w:rsidRDefault="00000000">
      <w:pPr>
        <w:pStyle w:val="Prrafodelista"/>
        <w:numPr>
          <w:ilvl w:val="0"/>
          <w:numId w:val="3"/>
        </w:numPr>
        <w:tabs>
          <w:tab w:val="left" w:pos="883"/>
          <w:tab w:val="left" w:pos="885"/>
        </w:tabs>
        <w:spacing w:before="201" w:line="312" w:lineRule="auto"/>
        <w:ind w:right="165"/>
        <w:jc w:val="both"/>
      </w:pPr>
      <w:r>
        <w:rPr>
          <w:color w:val="2C2C2C"/>
        </w:rPr>
        <w:t>Los resultados experimentales coinciden satisfactoriamente con la complejidad teórica del algoritmo, validando tanto el modelo teórico como la implementación experimental.</w:t>
      </w:r>
    </w:p>
    <w:p w14:paraId="2ED6A842" w14:textId="77777777" w:rsidR="00D733C9" w:rsidRDefault="00000000">
      <w:pPr>
        <w:pStyle w:val="Prrafodelista"/>
        <w:numPr>
          <w:ilvl w:val="0"/>
          <w:numId w:val="3"/>
        </w:numPr>
        <w:tabs>
          <w:tab w:val="left" w:pos="883"/>
          <w:tab w:val="left" w:pos="885"/>
        </w:tabs>
        <w:spacing w:before="199" w:line="312" w:lineRule="auto"/>
        <w:ind w:right="161"/>
        <w:jc w:val="both"/>
      </w:pPr>
      <w:r>
        <w:rPr>
          <w:color w:val="2C2C2C"/>
        </w:rPr>
        <w:t>Para obtener beneficios significativos del paralelismo en KNN, sería necesario trabajar con datasets</w:t>
      </w:r>
      <w:r>
        <w:rPr>
          <w:color w:val="2C2C2C"/>
          <w:spacing w:val="-4"/>
        </w:rPr>
        <w:t xml:space="preserve"> </w:t>
      </w:r>
      <w:r>
        <w:rPr>
          <w:color w:val="2C2C2C"/>
        </w:rPr>
        <w:t>de</w:t>
      </w:r>
      <w:r>
        <w:rPr>
          <w:color w:val="2C2C2C"/>
          <w:spacing w:val="-7"/>
        </w:rPr>
        <w:t xml:space="preserve"> </w:t>
      </w:r>
      <w:r>
        <w:rPr>
          <w:color w:val="2C2C2C"/>
        </w:rPr>
        <w:t>mayor</w:t>
      </w:r>
      <w:r>
        <w:rPr>
          <w:color w:val="2C2C2C"/>
          <w:spacing w:val="-7"/>
        </w:rPr>
        <w:t xml:space="preserve"> </w:t>
      </w:r>
      <w:r>
        <w:rPr>
          <w:color w:val="2C2C2C"/>
        </w:rPr>
        <w:t>volumen</w:t>
      </w:r>
      <w:r>
        <w:rPr>
          <w:color w:val="2C2C2C"/>
          <w:spacing w:val="-6"/>
        </w:rPr>
        <w:t xml:space="preserve"> </w:t>
      </w:r>
      <w:r>
        <w:rPr>
          <w:color w:val="2C2C2C"/>
        </w:rPr>
        <w:t>(miles</w:t>
      </w:r>
      <w:r>
        <w:rPr>
          <w:color w:val="2C2C2C"/>
          <w:spacing w:val="-7"/>
        </w:rPr>
        <w:t xml:space="preserve"> </w:t>
      </w:r>
      <w:r>
        <w:rPr>
          <w:color w:val="2C2C2C"/>
        </w:rPr>
        <w:t>o</w:t>
      </w:r>
      <w:r>
        <w:rPr>
          <w:color w:val="2C2C2C"/>
          <w:spacing w:val="-4"/>
        </w:rPr>
        <w:t xml:space="preserve"> </w:t>
      </w:r>
      <w:r>
        <w:rPr>
          <w:color w:val="2C2C2C"/>
        </w:rPr>
        <w:t>millones</w:t>
      </w:r>
      <w:r>
        <w:rPr>
          <w:color w:val="2C2C2C"/>
          <w:spacing w:val="-7"/>
        </w:rPr>
        <w:t xml:space="preserve"> </w:t>
      </w:r>
      <w:r>
        <w:rPr>
          <w:color w:val="2C2C2C"/>
        </w:rPr>
        <w:t>de</w:t>
      </w:r>
      <w:r>
        <w:rPr>
          <w:color w:val="2C2C2C"/>
          <w:spacing w:val="-7"/>
        </w:rPr>
        <w:t xml:space="preserve"> </w:t>
      </w:r>
      <w:r>
        <w:rPr>
          <w:color w:val="2C2C2C"/>
        </w:rPr>
        <w:t>registros)</w:t>
      </w:r>
      <w:r>
        <w:rPr>
          <w:color w:val="2C2C2C"/>
          <w:spacing w:val="-5"/>
        </w:rPr>
        <w:t xml:space="preserve"> </w:t>
      </w:r>
      <w:r>
        <w:rPr>
          <w:color w:val="2C2C2C"/>
        </w:rPr>
        <w:t>donde</w:t>
      </w:r>
      <w:r>
        <w:rPr>
          <w:color w:val="2C2C2C"/>
          <w:spacing w:val="-7"/>
        </w:rPr>
        <w:t xml:space="preserve"> </w:t>
      </w:r>
      <w:r>
        <w:rPr>
          <w:color w:val="2C2C2C"/>
        </w:rPr>
        <w:t>el</w:t>
      </w:r>
      <w:r>
        <w:rPr>
          <w:color w:val="2C2C2C"/>
          <w:spacing w:val="-5"/>
        </w:rPr>
        <w:t xml:space="preserve"> </w:t>
      </w:r>
      <w:r w:rsidRPr="00297B0B">
        <w:rPr>
          <w:i/>
          <w:iCs/>
          <w:color w:val="2C2C2C"/>
          <w:rPrChange w:id="184" w:author="Palacios, Piero (CIP)" w:date="2026-05-12T20:43:00Z" w16du:dateUtc="2026-05-13T01:43:00Z">
            <w:rPr>
              <w:color w:val="2C2C2C"/>
            </w:rPr>
          </w:rPrChange>
        </w:rPr>
        <w:t>ratio</w:t>
      </w:r>
      <w:r>
        <w:rPr>
          <w:color w:val="2C2C2C"/>
          <w:spacing w:val="-4"/>
        </w:rPr>
        <w:t xml:space="preserve"> </w:t>
      </w:r>
      <w:r>
        <w:rPr>
          <w:color w:val="2C2C2C"/>
        </w:rPr>
        <w:t>de</w:t>
      </w:r>
      <w:r>
        <w:rPr>
          <w:color w:val="2C2C2C"/>
          <w:spacing w:val="-7"/>
        </w:rPr>
        <w:t xml:space="preserve"> </w:t>
      </w:r>
      <w:r>
        <w:rPr>
          <w:color w:val="2C2C2C"/>
        </w:rPr>
        <w:t>computación</w:t>
      </w:r>
      <w:r>
        <w:rPr>
          <w:color w:val="2C2C2C"/>
          <w:spacing w:val="-6"/>
        </w:rPr>
        <w:t xml:space="preserve"> </w:t>
      </w:r>
      <w:r>
        <w:rPr>
          <w:color w:val="2C2C2C"/>
        </w:rPr>
        <w:t xml:space="preserve">útil versus </w:t>
      </w:r>
      <w:r w:rsidRPr="00297B0B">
        <w:rPr>
          <w:i/>
          <w:iCs/>
          <w:color w:val="2C2C2C"/>
          <w:rPrChange w:id="185" w:author="Palacios, Piero (CIP)" w:date="2026-05-12T20:43:00Z" w16du:dateUtc="2026-05-13T01:43:00Z">
            <w:rPr>
              <w:color w:val="2C2C2C"/>
            </w:rPr>
          </w:rPrChange>
        </w:rPr>
        <w:t>overhead</w:t>
      </w:r>
      <w:r>
        <w:rPr>
          <w:color w:val="2C2C2C"/>
        </w:rPr>
        <w:t xml:space="preserve"> de comunicación sea favorable.</w:t>
      </w:r>
    </w:p>
    <w:p w14:paraId="7C01A91D" w14:textId="77777777" w:rsidR="00D733C9" w:rsidRDefault="00D733C9">
      <w:pPr>
        <w:pStyle w:val="Textoindependiente"/>
        <w:spacing w:before="214"/>
      </w:pPr>
    </w:p>
    <w:p w14:paraId="66C1C621" w14:textId="77777777" w:rsidR="00D733C9" w:rsidRDefault="00000000">
      <w:pPr>
        <w:pStyle w:val="Ttulo1"/>
        <w:numPr>
          <w:ilvl w:val="0"/>
          <w:numId w:val="7"/>
        </w:numPr>
        <w:tabs>
          <w:tab w:val="left" w:pos="523"/>
        </w:tabs>
        <w:ind w:left="523" w:hanging="358"/>
      </w:pPr>
      <w:bookmarkStart w:id="186" w:name="_bookmark21"/>
      <w:bookmarkEnd w:id="186"/>
      <w:r>
        <w:rPr>
          <w:color w:val="205E99"/>
          <w:spacing w:val="-2"/>
        </w:rPr>
        <w:t>Recomendaciones</w:t>
      </w:r>
    </w:p>
    <w:p w14:paraId="32DABEEC" w14:textId="77777777" w:rsidR="00D733C9" w:rsidRDefault="00000000">
      <w:pPr>
        <w:pStyle w:val="Textoindependiente"/>
        <w:spacing w:before="331" w:line="312" w:lineRule="auto"/>
        <w:ind w:left="165"/>
      </w:pPr>
      <w:r>
        <w:rPr>
          <w:color w:val="2C2C2C"/>
        </w:rPr>
        <w:t>Con</w:t>
      </w:r>
      <w:r>
        <w:rPr>
          <w:color w:val="2C2C2C"/>
          <w:spacing w:val="40"/>
        </w:rPr>
        <w:t xml:space="preserve"> </w:t>
      </w:r>
      <w:r>
        <w:rPr>
          <w:color w:val="2C2C2C"/>
        </w:rPr>
        <w:t>base</w:t>
      </w:r>
      <w:r>
        <w:rPr>
          <w:color w:val="2C2C2C"/>
          <w:spacing w:val="40"/>
        </w:rPr>
        <w:t xml:space="preserve"> </w:t>
      </w:r>
      <w:r>
        <w:rPr>
          <w:color w:val="2C2C2C"/>
        </w:rPr>
        <w:t>en</w:t>
      </w:r>
      <w:r>
        <w:rPr>
          <w:color w:val="2C2C2C"/>
          <w:spacing w:val="40"/>
        </w:rPr>
        <w:t xml:space="preserve"> </w:t>
      </w:r>
      <w:r>
        <w:rPr>
          <w:color w:val="2C2C2C"/>
        </w:rPr>
        <w:t>los</w:t>
      </w:r>
      <w:r>
        <w:rPr>
          <w:color w:val="2C2C2C"/>
          <w:spacing w:val="40"/>
        </w:rPr>
        <w:t xml:space="preserve"> </w:t>
      </w:r>
      <w:r>
        <w:rPr>
          <w:color w:val="2C2C2C"/>
        </w:rPr>
        <w:t>hallazgos</w:t>
      </w:r>
      <w:r>
        <w:rPr>
          <w:color w:val="2C2C2C"/>
          <w:spacing w:val="40"/>
        </w:rPr>
        <w:t xml:space="preserve"> </w:t>
      </w:r>
      <w:r>
        <w:rPr>
          <w:color w:val="2C2C2C"/>
        </w:rPr>
        <w:t>obtenidos,</w:t>
      </w:r>
      <w:r>
        <w:rPr>
          <w:color w:val="2C2C2C"/>
          <w:spacing w:val="40"/>
        </w:rPr>
        <w:t xml:space="preserve"> </w:t>
      </w:r>
      <w:r>
        <w:rPr>
          <w:color w:val="2C2C2C"/>
        </w:rPr>
        <w:t>se</w:t>
      </w:r>
      <w:r>
        <w:rPr>
          <w:color w:val="2C2C2C"/>
          <w:spacing w:val="40"/>
        </w:rPr>
        <w:t xml:space="preserve"> </w:t>
      </w:r>
      <w:r>
        <w:rPr>
          <w:color w:val="2C2C2C"/>
        </w:rPr>
        <w:t>formulan</w:t>
      </w:r>
      <w:r>
        <w:rPr>
          <w:color w:val="2C2C2C"/>
          <w:spacing w:val="40"/>
        </w:rPr>
        <w:t xml:space="preserve"> </w:t>
      </w:r>
      <w:r>
        <w:rPr>
          <w:color w:val="2C2C2C"/>
        </w:rPr>
        <w:t>las</w:t>
      </w:r>
      <w:r>
        <w:rPr>
          <w:color w:val="2C2C2C"/>
          <w:spacing w:val="40"/>
        </w:rPr>
        <w:t xml:space="preserve"> </w:t>
      </w:r>
      <w:r>
        <w:rPr>
          <w:color w:val="2C2C2C"/>
        </w:rPr>
        <w:t>siguientes</w:t>
      </w:r>
      <w:r>
        <w:rPr>
          <w:color w:val="2C2C2C"/>
          <w:spacing w:val="40"/>
        </w:rPr>
        <w:t xml:space="preserve"> </w:t>
      </w:r>
      <w:r>
        <w:rPr>
          <w:color w:val="2C2C2C"/>
        </w:rPr>
        <w:t>recomendaciones</w:t>
      </w:r>
      <w:r>
        <w:rPr>
          <w:color w:val="2C2C2C"/>
          <w:spacing w:val="40"/>
        </w:rPr>
        <w:t xml:space="preserve"> </w:t>
      </w:r>
      <w:r>
        <w:rPr>
          <w:color w:val="2C2C2C"/>
        </w:rPr>
        <w:t>para</w:t>
      </w:r>
      <w:r>
        <w:rPr>
          <w:color w:val="2C2C2C"/>
          <w:spacing w:val="40"/>
        </w:rPr>
        <w:t xml:space="preserve"> </w:t>
      </w:r>
      <w:r>
        <w:rPr>
          <w:color w:val="2C2C2C"/>
        </w:rPr>
        <w:t xml:space="preserve">futuros </w:t>
      </w:r>
      <w:r>
        <w:rPr>
          <w:color w:val="2C2C2C"/>
          <w:spacing w:val="-2"/>
        </w:rPr>
        <w:t>trabajos:</w:t>
      </w:r>
    </w:p>
    <w:p w14:paraId="0CDB42E6" w14:textId="77777777" w:rsidR="00D733C9" w:rsidRDefault="00000000">
      <w:pPr>
        <w:pStyle w:val="Prrafodelista"/>
        <w:numPr>
          <w:ilvl w:val="0"/>
          <w:numId w:val="2"/>
        </w:numPr>
        <w:tabs>
          <w:tab w:val="left" w:pos="885"/>
        </w:tabs>
        <w:spacing w:before="201" w:line="312" w:lineRule="auto"/>
        <w:ind w:right="163"/>
        <w:jc w:val="both"/>
      </w:pPr>
      <w:r>
        <w:rPr>
          <w:color w:val="2C2C2C"/>
          <w:spacing w:val="-2"/>
        </w:rPr>
        <w:t>Utilizar</w:t>
      </w:r>
      <w:r>
        <w:rPr>
          <w:color w:val="2C2C2C"/>
          <w:spacing w:val="-4"/>
        </w:rPr>
        <w:t xml:space="preserve"> </w:t>
      </w:r>
      <w:r>
        <w:rPr>
          <w:color w:val="2C2C2C"/>
          <w:spacing w:val="-2"/>
        </w:rPr>
        <w:t>datasets</w:t>
      </w:r>
      <w:r>
        <w:rPr>
          <w:color w:val="2C2C2C"/>
          <w:spacing w:val="-5"/>
        </w:rPr>
        <w:t xml:space="preserve"> </w:t>
      </w:r>
      <w:r>
        <w:rPr>
          <w:color w:val="2C2C2C"/>
          <w:spacing w:val="-2"/>
        </w:rPr>
        <w:t>de</w:t>
      </w:r>
      <w:r>
        <w:rPr>
          <w:color w:val="2C2C2C"/>
          <w:spacing w:val="-5"/>
        </w:rPr>
        <w:t xml:space="preserve"> </w:t>
      </w:r>
      <w:r>
        <w:rPr>
          <w:color w:val="2C2C2C"/>
          <w:spacing w:val="-2"/>
        </w:rPr>
        <w:t>mayor</w:t>
      </w:r>
      <w:r>
        <w:rPr>
          <w:color w:val="2C2C2C"/>
          <w:spacing w:val="-6"/>
        </w:rPr>
        <w:t xml:space="preserve"> </w:t>
      </w:r>
      <w:r>
        <w:rPr>
          <w:color w:val="2C2C2C"/>
          <w:spacing w:val="-2"/>
        </w:rPr>
        <w:t>tamaño (preferiblemente</w:t>
      </w:r>
      <w:r>
        <w:rPr>
          <w:color w:val="2C2C2C"/>
          <w:spacing w:val="-5"/>
        </w:rPr>
        <w:t xml:space="preserve"> </w:t>
      </w:r>
      <w:r>
        <w:rPr>
          <w:color w:val="2C2C2C"/>
          <w:spacing w:val="-2"/>
        </w:rPr>
        <w:t>miles</w:t>
      </w:r>
      <w:r>
        <w:rPr>
          <w:color w:val="2C2C2C"/>
          <w:spacing w:val="-6"/>
        </w:rPr>
        <w:t xml:space="preserve"> </w:t>
      </w:r>
      <w:r>
        <w:rPr>
          <w:color w:val="2C2C2C"/>
          <w:spacing w:val="-2"/>
        </w:rPr>
        <w:t>o</w:t>
      </w:r>
      <w:r>
        <w:rPr>
          <w:color w:val="2C2C2C"/>
          <w:spacing w:val="-5"/>
        </w:rPr>
        <w:t xml:space="preserve"> </w:t>
      </w:r>
      <w:r>
        <w:rPr>
          <w:color w:val="2C2C2C"/>
          <w:spacing w:val="-2"/>
        </w:rPr>
        <w:t>millones</w:t>
      </w:r>
      <w:r>
        <w:rPr>
          <w:color w:val="2C2C2C"/>
          <w:spacing w:val="-5"/>
        </w:rPr>
        <w:t xml:space="preserve"> </w:t>
      </w:r>
      <w:r>
        <w:rPr>
          <w:color w:val="2C2C2C"/>
          <w:spacing w:val="-2"/>
        </w:rPr>
        <w:t>de</w:t>
      </w:r>
      <w:r>
        <w:rPr>
          <w:color w:val="2C2C2C"/>
          <w:spacing w:val="-5"/>
        </w:rPr>
        <w:t xml:space="preserve"> </w:t>
      </w:r>
      <w:r>
        <w:rPr>
          <w:color w:val="2C2C2C"/>
          <w:spacing w:val="-2"/>
        </w:rPr>
        <w:t>registros)</w:t>
      </w:r>
      <w:r>
        <w:rPr>
          <w:color w:val="2C2C2C"/>
          <w:spacing w:val="-8"/>
        </w:rPr>
        <w:t xml:space="preserve"> </w:t>
      </w:r>
      <w:r>
        <w:rPr>
          <w:color w:val="2C2C2C"/>
          <w:spacing w:val="-2"/>
        </w:rPr>
        <w:t>para</w:t>
      </w:r>
      <w:r>
        <w:rPr>
          <w:color w:val="2C2C2C"/>
          <w:spacing w:val="-4"/>
        </w:rPr>
        <w:t xml:space="preserve"> </w:t>
      </w:r>
      <w:r>
        <w:rPr>
          <w:color w:val="2C2C2C"/>
          <w:spacing w:val="-2"/>
        </w:rPr>
        <w:t xml:space="preserve">evaluar </w:t>
      </w:r>
      <w:r>
        <w:rPr>
          <w:color w:val="2C2C2C"/>
        </w:rPr>
        <w:t xml:space="preserve">adecuadamente los beneficios de la paralelización en KNN y amortizar el </w:t>
      </w:r>
      <w:r w:rsidRPr="00B403E4">
        <w:rPr>
          <w:i/>
          <w:iCs/>
          <w:color w:val="2C2C2C"/>
          <w:rPrChange w:id="187" w:author="Palacios, Piero (CIP)" w:date="2026-05-12T20:43:00Z" w16du:dateUtc="2026-05-13T01:43:00Z">
            <w:rPr>
              <w:color w:val="2C2C2C"/>
            </w:rPr>
          </w:rPrChange>
        </w:rPr>
        <w:t>overhead</w:t>
      </w:r>
      <w:r>
        <w:rPr>
          <w:color w:val="2C2C2C"/>
        </w:rPr>
        <w:t xml:space="preserve"> de </w:t>
      </w:r>
      <w:r>
        <w:rPr>
          <w:color w:val="2C2C2C"/>
          <w:spacing w:val="-2"/>
        </w:rPr>
        <w:t>comunicación.</w:t>
      </w:r>
    </w:p>
    <w:p w14:paraId="52A218E4" w14:textId="79A8FBA5" w:rsidR="00D733C9" w:rsidRDefault="00000000">
      <w:pPr>
        <w:pStyle w:val="Prrafodelista"/>
        <w:numPr>
          <w:ilvl w:val="0"/>
          <w:numId w:val="2"/>
        </w:numPr>
        <w:tabs>
          <w:tab w:val="left" w:pos="885"/>
        </w:tabs>
        <w:spacing w:before="199" w:line="312" w:lineRule="auto"/>
        <w:ind w:right="165"/>
        <w:jc w:val="both"/>
      </w:pPr>
      <w:r>
        <w:rPr>
          <w:color w:val="2C2C2C"/>
        </w:rPr>
        <w:t xml:space="preserve">Implementar técnicas de reducción de dimensionalidad (PCA, selección de características) para disminuir el factor d en la complejidad O(n · d), reduciendo así el costo computacional </w:t>
      </w:r>
      <w:r>
        <w:rPr>
          <w:color w:val="2C2C2C"/>
          <w:spacing w:val="-2"/>
        </w:rPr>
        <w:t>total</w:t>
      </w:r>
      <w:ins w:id="188" w:author="Palacios, Piero (CIP)" w:date="2026-05-12T20:44:00Z" w16du:dateUtc="2026-05-13T01:44:00Z">
        <w:r w:rsidR="00B403E4">
          <w:rPr>
            <w:color w:val="2C2C2C"/>
            <w:spacing w:val="-2"/>
          </w:rPr>
          <w:t xml:space="preserve"> y evitar la maldición de la dimensionalidad</w:t>
        </w:r>
      </w:ins>
      <w:r>
        <w:rPr>
          <w:color w:val="2C2C2C"/>
          <w:spacing w:val="-2"/>
        </w:rPr>
        <w:t>.</w:t>
      </w:r>
    </w:p>
    <w:p w14:paraId="2FA1CA88" w14:textId="77777777" w:rsidR="00D733C9" w:rsidRDefault="00000000">
      <w:pPr>
        <w:pStyle w:val="Prrafodelista"/>
        <w:numPr>
          <w:ilvl w:val="0"/>
          <w:numId w:val="2"/>
        </w:numPr>
        <w:tabs>
          <w:tab w:val="left" w:pos="885"/>
        </w:tabs>
        <w:spacing w:before="200" w:line="312" w:lineRule="auto"/>
        <w:ind w:right="159"/>
        <w:jc w:val="both"/>
      </w:pPr>
      <w:r>
        <w:rPr>
          <w:color w:val="2C2C2C"/>
        </w:rPr>
        <w:t>Evaluar</w:t>
      </w:r>
      <w:r>
        <w:rPr>
          <w:color w:val="2C2C2C"/>
          <w:spacing w:val="-10"/>
        </w:rPr>
        <w:t xml:space="preserve"> </w:t>
      </w:r>
      <w:r>
        <w:rPr>
          <w:color w:val="2C2C2C"/>
        </w:rPr>
        <w:t>estructuras</w:t>
      </w:r>
      <w:r>
        <w:rPr>
          <w:color w:val="2C2C2C"/>
          <w:spacing w:val="-9"/>
        </w:rPr>
        <w:t xml:space="preserve"> </w:t>
      </w:r>
      <w:r>
        <w:rPr>
          <w:color w:val="2C2C2C"/>
        </w:rPr>
        <w:t>de</w:t>
      </w:r>
      <w:r>
        <w:rPr>
          <w:color w:val="2C2C2C"/>
          <w:spacing w:val="-9"/>
        </w:rPr>
        <w:t xml:space="preserve"> </w:t>
      </w:r>
      <w:r>
        <w:rPr>
          <w:color w:val="2C2C2C"/>
        </w:rPr>
        <w:t>datos</w:t>
      </w:r>
      <w:r>
        <w:rPr>
          <w:color w:val="2C2C2C"/>
          <w:spacing w:val="-9"/>
        </w:rPr>
        <w:t xml:space="preserve"> </w:t>
      </w:r>
      <w:r>
        <w:rPr>
          <w:color w:val="2C2C2C"/>
        </w:rPr>
        <w:t>optimizadas</w:t>
      </w:r>
      <w:r>
        <w:rPr>
          <w:color w:val="2C2C2C"/>
          <w:spacing w:val="-9"/>
        </w:rPr>
        <w:t xml:space="preserve"> </w:t>
      </w:r>
      <w:r>
        <w:rPr>
          <w:color w:val="2C2C2C"/>
        </w:rPr>
        <w:t>para</w:t>
      </w:r>
      <w:r>
        <w:rPr>
          <w:color w:val="2C2C2C"/>
          <w:spacing w:val="-9"/>
        </w:rPr>
        <w:t xml:space="preserve"> </w:t>
      </w:r>
      <w:r>
        <w:rPr>
          <w:color w:val="2C2C2C"/>
        </w:rPr>
        <w:t>búsqueda</w:t>
      </w:r>
      <w:r>
        <w:rPr>
          <w:color w:val="2C2C2C"/>
          <w:spacing w:val="-9"/>
        </w:rPr>
        <w:t xml:space="preserve"> </w:t>
      </w:r>
      <w:r>
        <w:rPr>
          <w:color w:val="2C2C2C"/>
        </w:rPr>
        <w:t>de</w:t>
      </w:r>
      <w:r>
        <w:rPr>
          <w:color w:val="2C2C2C"/>
          <w:spacing w:val="-9"/>
        </w:rPr>
        <w:t xml:space="preserve"> </w:t>
      </w:r>
      <w:r>
        <w:rPr>
          <w:color w:val="2C2C2C"/>
        </w:rPr>
        <w:t>vecinos</w:t>
      </w:r>
      <w:r>
        <w:rPr>
          <w:color w:val="2C2C2C"/>
          <w:spacing w:val="-9"/>
        </w:rPr>
        <w:t xml:space="preserve"> </w:t>
      </w:r>
      <w:r>
        <w:rPr>
          <w:color w:val="2C2C2C"/>
        </w:rPr>
        <w:t>cercanos</w:t>
      </w:r>
      <w:r>
        <w:rPr>
          <w:color w:val="2C2C2C"/>
          <w:spacing w:val="-9"/>
        </w:rPr>
        <w:t xml:space="preserve"> </w:t>
      </w:r>
      <w:r>
        <w:rPr>
          <w:color w:val="2C2C2C"/>
        </w:rPr>
        <w:t>como</w:t>
      </w:r>
      <w:r>
        <w:rPr>
          <w:color w:val="2C2C2C"/>
          <w:spacing w:val="-8"/>
        </w:rPr>
        <w:t xml:space="preserve"> </w:t>
      </w:r>
      <w:r>
        <w:rPr>
          <w:color w:val="2C2C2C"/>
        </w:rPr>
        <w:t>KD-Tree</w:t>
      </w:r>
      <w:r>
        <w:rPr>
          <w:color w:val="2C2C2C"/>
          <w:spacing w:val="-11"/>
        </w:rPr>
        <w:t xml:space="preserve"> </w:t>
      </w:r>
      <w:r>
        <w:rPr>
          <w:color w:val="2C2C2C"/>
        </w:rPr>
        <w:t xml:space="preserve">o Ball-Tree, las cuales pueden reducir la complejidad de predicción a O(d · log n) en casos </w:t>
      </w:r>
      <w:r>
        <w:rPr>
          <w:color w:val="2C2C2C"/>
          <w:spacing w:val="-2"/>
        </w:rPr>
        <w:t>favorables.</w:t>
      </w:r>
    </w:p>
    <w:p w14:paraId="6CE385DD" w14:textId="77777777" w:rsidR="00D733C9" w:rsidRDefault="00000000">
      <w:pPr>
        <w:pStyle w:val="Prrafodelista"/>
        <w:numPr>
          <w:ilvl w:val="0"/>
          <w:numId w:val="2"/>
        </w:numPr>
        <w:tabs>
          <w:tab w:val="left" w:pos="885"/>
        </w:tabs>
        <w:spacing w:before="202" w:line="312" w:lineRule="auto"/>
        <w:ind w:right="163"/>
        <w:jc w:val="both"/>
      </w:pPr>
      <w:r>
        <w:rPr>
          <w:color w:val="2C2C2C"/>
        </w:rPr>
        <w:t>Comparar el rendimiento de KNN con algoritmos alternativos más eficientes computacionalmente</w:t>
      </w:r>
      <w:r>
        <w:rPr>
          <w:color w:val="2C2C2C"/>
          <w:spacing w:val="-12"/>
        </w:rPr>
        <w:t xml:space="preserve"> </w:t>
      </w:r>
      <w:r>
        <w:rPr>
          <w:color w:val="2C2C2C"/>
        </w:rPr>
        <w:t>como</w:t>
      </w:r>
      <w:r>
        <w:rPr>
          <w:color w:val="2C2C2C"/>
          <w:spacing w:val="-11"/>
        </w:rPr>
        <w:t xml:space="preserve"> </w:t>
      </w:r>
      <w:r w:rsidRPr="00A623A9">
        <w:rPr>
          <w:i/>
          <w:iCs/>
          <w:color w:val="2C2C2C"/>
          <w:rPrChange w:id="189" w:author="Palacios, Piero (CIP)" w:date="2026-05-12T20:44:00Z" w16du:dateUtc="2026-05-13T01:44:00Z">
            <w:rPr>
              <w:color w:val="2C2C2C"/>
            </w:rPr>
          </w:rPrChange>
        </w:rPr>
        <w:t>Random</w:t>
      </w:r>
      <w:r w:rsidRPr="00A623A9">
        <w:rPr>
          <w:i/>
          <w:iCs/>
          <w:color w:val="2C2C2C"/>
          <w:spacing w:val="-12"/>
          <w:rPrChange w:id="190" w:author="Palacios, Piero (CIP)" w:date="2026-05-12T20:44:00Z" w16du:dateUtc="2026-05-13T01:44:00Z">
            <w:rPr>
              <w:color w:val="2C2C2C"/>
              <w:spacing w:val="-12"/>
            </w:rPr>
          </w:rPrChange>
        </w:rPr>
        <w:t xml:space="preserve"> </w:t>
      </w:r>
      <w:r w:rsidRPr="00A623A9">
        <w:rPr>
          <w:i/>
          <w:iCs/>
          <w:color w:val="2C2C2C"/>
          <w:rPrChange w:id="191" w:author="Palacios, Piero (CIP)" w:date="2026-05-12T20:44:00Z" w16du:dateUtc="2026-05-13T01:44:00Z">
            <w:rPr>
              <w:color w:val="2C2C2C"/>
            </w:rPr>
          </w:rPrChange>
        </w:rPr>
        <w:t>Forest</w:t>
      </w:r>
      <w:r>
        <w:rPr>
          <w:color w:val="2C2C2C"/>
          <w:spacing w:val="-12"/>
        </w:rPr>
        <w:t xml:space="preserve"> </w:t>
      </w:r>
      <w:r>
        <w:rPr>
          <w:color w:val="2C2C2C"/>
        </w:rPr>
        <w:t>o</w:t>
      </w:r>
      <w:r>
        <w:rPr>
          <w:color w:val="2C2C2C"/>
          <w:spacing w:val="-10"/>
        </w:rPr>
        <w:t xml:space="preserve"> </w:t>
      </w:r>
      <w:r w:rsidRPr="00A623A9">
        <w:rPr>
          <w:i/>
          <w:iCs/>
          <w:color w:val="2C2C2C"/>
          <w:rPrChange w:id="192" w:author="Palacios, Piero (CIP)" w:date="2026-05-12T20:44:00Z" w16du:dateUtc="2026-05-13T01:44:00Z">
            <w:rPr>
              <w:color w:val="2C2C2C"/>
            </w:rPr>
          </w:rPrChange>
        </w:rPr>
        <w:t>Gradient</w:t>
      </w:r>
      <w:r w:rsidRPr="00A623A9">
        <w:rPr>
          <w:i/>
          <w:iCs/>
          <w:color w:val="2C2C2C"/>
          <w:spacing w:val="-13"/>
          <w:rPrChange w:id="193" w:author="Palacios, Piero (CIP)" w:date="2026-05-12T20:44:00Z" w16du:dateUtc="2026-05-13T01:44:00Z">
            <w:rPr>
              <w:color w:val="2C2C2C"/>
              <w:spacing w:val="-13"/>
            </w:rPr>
          </w:rPrChange>
        </w:rPr>
        <w:t xml:space="preserve"> </w:t>
      </w:r>
      <w:r w:rsidRPr="00A623A9">
        <w:rPr>
          <w:i/>
          <w:iCs/>
          <w:color w:val="2C2C2C"/>
          <w:rPrChange w:id="194" w:author="Palacios, Piero (CIP)" w:date="2026-05-12T20:44:00Z" w16du:dateUtc="2026-05-13T01:44:00Z">
            <w:rPr>
              <w:color w:val="2C2C2C"/>
            </w:rPr>
          </w:rPrChange>
        </w:rPr>
        <w:t>Boosting</w:t>
      </w:r>
      <w:r>
        <w:rPr>
          <w:color w:val="2C2C2C"/>
        </w:rPr>
        <w:t>,</w:t>
      </w:r>
      <w:r>
        <w:rPr>
          <w:color w:val="2C2C2C"/>
          <w:spacing w:val="-10"/>
        </w:rPr>
        <w:t xml:space="preserve"> </w:t>
      </w:r>
      <w:r>
        <w:rPr>
          <w:color w:val="2C2C2C"/>
        </w:rPr>
        <w:t>especialmente</w:t>
      </w:r>
      <w:r>
        <w:rPr>
          <w:color w:val="2C2C2C"/>
          <w:spacing w:val="-11"/>
        </w:rPr>
        <w:t xml:space="preserve"> </w:t>
      </w:r>
      <w:r>
        <w:rPr>
          <w:color w:val="2C2C2C"/>
        </w:rPr>
        <w:t>para</w:t>
      </w:r>
      <w:r>
        <w:rPr>
          <w:color w:val="2C2C2C"/>
          <w:spacing w:val="-11"/>
        </w:rPr>
        <w:t xml:space="preserve"> </w:t>
      </w:r>
      <w:r>
        <w:rPr>
          <w:color w:val="2C2C2C"/>
        </w:rPr>
        <w:t>datasets de gran tamaño.</w:t>
      </w:r>
    </w:p>
    <w:p w14:paraId="6F9373E8" w14:textId="77777777" w:rsidR="00D733C9" w:rsidRDefault="00000000">
      <w:pPr>
        <w:pStyle w:val="Prrafodelista"/>
        <w:numPr>
          <w:ilvl w:val="0"/>
          <w:numId w:val="2"/>
        </w:numPr>
        <w:tabs>
          <w:tab w:val="left" w:pos="885"/>
        </w:tabs>
        <w:spacing w:before="198" w:line="312" w:lineRule="auto"/>
        <w:ind w:right="166"/>
        <w:jc w:val="both"/>
      </w:pPr>
      <w:r>
        <w:rPr>
          <w:color w:val="2C2C2C"/>
        </w:rPr>
        <w:t xml:space="preserve">Explorar otros </w:t>
      </w:r>
      <w:r w:rsidRPr="00A623A9">
        <w:rPr>
          <w:i/>
          <w:iCs/>
          <w:color w:val="2C2C2C"/>
          <w:rPrChange w:id="195" w:author="Palacios, Piero (CIP)" w:date="2026-05-12T20:45:00Z" w16du:dateUtc="2026-05-13T01:45:00Z">
            <w:rPr>
              <w:color w:val="2C2C2C"/>
            </w:rPr>
          </w:rPrChange>
        </w:rPr>
        <w:t>backends</w:t>
      </w:r>
      <w:r>
        <w:rPr>
          <w:color w:val="2C2C2C"/>
        </w:rPr>
        <w:t xml:space="preserve"> de paralelización (</w:t>
      </w:r>
      <w:r w:rsidRPr="00A623A9">
        <w:rPr>
          <w:i/>
          <w:iCs/>
          <w:color w:val="2C2C2C"/>
          <w:rPrChange w:id="196" w:author="Palacios, Piero (CIP)" w:date="2026-05-12T20:45:00Z" w16du:dateUtc="2026-05-13T01:45:00Z">
            <w:rPr>
              <w:color w:val="2C2C2C"/>
            </w:rPr>
          </w:rPrChange>
        </w:rPr>
        <w:t>threading</w:t>
      </w:r>
      <w:r>
        <w:rPr>
          <w:color w:val="2C2C2C"/>
        </w:rPr>
        <w:t xml:space="preserve">, </w:t>
      </w:r>
      <w:r w:rsidRPr="00A623A9">
        <w:rPr>
          <w:i/>
          <w:iCs/>
          <w:color w:val="2C2C2C"/>
          <w:rPrChange w:id="197" w:author="Palacios, Piero (CIP)" w:date="2026-05-12T20:45:00Z" w16du:dateUtc="2026-05-13T01:45:00Z">
            <w:rPr>
              <w:color w:val="2C2C2C"/>
            </w:rPr>
          </w:rPrChange>
        </w:rPr>
        <w:t>multiprocessing</w:t>
      </w:r>
      <w:r>
        <w:rPr>
          <w:color w:val="2C2C2C"/>
        </w:rPr>
        <w:t xml:space="preserve"> nativo) y evaluar su impacto en el </w:t>
      </w:r>
      <w:r w:rsidRPr="00A623A9">
        <w:rPr>
          <w:i/>
          <w:iCs/>
          <w:color w:val="2C2C2C"/>
          <w:rPrChange w:id="198" w:author="Palacios, Piero (CIP)" w:date="2026-05-12T20:45:00Z" w16du:dateUtc="2026-05-13T01:45:00Z">
            <w:rPr>
              <w:color w:val="2C2C2C"/>
            </w:rPr>
          </w:rPrChange>
        </w:rPr>
        <w:t>overhead</w:t>
      </w:r>
      <w:r>
        <w:rPr>
          <w:color w:val="2C2C2C"/>
        </w:rPr>
        <w:t xml:space="preserve"> de ejecución.</w:t>
      </w:r>
    </w:p>
    <w:p w14:paraId="06D2789B" w14:textId="77777777" w:rsidR="00D733C9" w:rsidRDefault="00D733C9" w:rsidP="00063F67">
      <w:pPr>
        <w:spacing w:line="312" w:lineRule="auto"/>
        <w:jc w:val="both"/>
        <w:sectPr w:rsidR="00D733C9">
          <w:footerReference w:type="default" r:id="rId15"/>
          <w:pgSz w:w="11910" w:h="16840"/>
          <w:pgMar w:top="1740" w:right="1275" w:bottom="940" w:left="1275" w:header="0" w:footer="743" w:gutter="0"/>
          <w:cols w:space="720"/>
        </w:sectPr>
        <w:pPrChange w:id="199" w:author="Palacios, Piero (CIP)" w:date="2026-05-12T20:45:00Z" w16du:dateUtc="2026-05-13T01:45:00Z">
          <w:pPr>
            <w:pStyle w:val="Prrafodelista"/>
            <w:spacing w:line="312" w:lineRule="auto"/>
            <w:jc w:val="both"/>
          </w:pPr>
        </w:pPrChange>
      </w:pPr>
    </w:p>
    <w:p w14:paraId="53698662" w14:textId="7A8881FA" w:rsidR="00D733C9" w:rsidDel="00063F67" w:rsidRDefault="00000000">
      <w:pPr>
        <w:pStyle w:val="Prrafodelista"/>
        <w:numPr>
          <w:ilvl w:val="0"/>
          <w:numId w:val="2"/>
        </w:numPr>
        <w:tabs>
          <w:tab w:val="left" w:pos="885"/>
        </w:tabs>
        <w:spacing w:before="41" w:line="312" w:lineRule="auto"/>
        <w:ind w:right="162"/>
        <w:rPr>
          <w:del w:id="200" w:author="Palacios, Piero (CIP)" w:date="2026-05-12T20:45:00Z" w16du:dateUtc="2026-05-13T01:45:00Z"/>
        </w:rPr>
      </w:pPr>
      <w:del w:id="201" w:author="Palacios, Piero (CIP)" w:date="2026-05-12T20:45:00Z" w16du:dateUtc="2026-05-13T01:45:00Z">
        <w:r w:rsidDel="00063F67">
          <w:rPr>
            <w:color w:val="2C2C2C"/>
          </w:rPr>
          <w:lastRenderedPageBreak/>
          <w:delText>Considerar</w:delText>
        </w:r>
        <w:r w:rsidDel="00063F67">
          <w:rPr>
            <w:color w:val="2C2C2C"/>
            <w:spacing w:val="40"/>
          </w:rPr>
          <w:delText xml:space="preserve"> </w:delText>
        </w:r>
        <w:r w:rsidDel="00063F67">
          <w:rPr>
            <w:color w:val="2C2C2C"/>
          </w:rPr>
          <w:delText>el</w:delText>
        </w:r>
        <w:r w:rsidDel="00063F67">
          <w:rPr>
            <w:color w:val="2C2C2C"/>
            <w:spacing w:val="40"/>
          </w:rPr>
          <w:delText xml:space="preserve"> </w:delText>
        </w:r>
        <w:r w:rsidDel="00063F67">
          <w:rPr>
            <w:color w:val="2C2C2C"/>
          </w:rPr>
          <w:delText>uso</w:delText>
        </w:r>
        <w:r w:rsidDel="00063F67">
          <w:rPr>
            <w:color w:val="2C2C2C"/>
            <w:spacing w:val="40"/>
          </w:rPr>
          <w:delText xml:space="preserve"> </w:delText>
        </w:r>
        <w:r w:rsidDel="00063F67">
          <w:rPr>
            <w:color w:val="2C2C2C"/>
          </w:rPr>
          <w:delText>de</w:delText>
        </w:r>
        <w:r w:rsidDel="00063F67">
          <w:rPr>
            <w:color w:val="2C2C2C"/>
            <w:spacing w:val="40"/>
          </w:rPr>
          <w:delText xml:space="preserve"> </w:delText>
        </w:r>
        <w:r w:rsidDel="00063F67">
          <w:rPr>
            <w:color w:val="2C2C2C"/>
          </w:rPr>
          <w:delText>aceleración</w:delText>
        </w:r>
        <w:r w:rsidDel="00063F67">
          <w:rPr>
            <w:color w:val="2C2C2C"/>
            <w:spacing w:val="40"/>
          </w:rPr>
          <w:delText xml:space="preserve"> </w:delText>
        </w:r>
        <w:r w:rsidDel="00063F67">
          <w:rPr>
            <w:color w:val="2C2C2C"/>
          </w:rPr>
          <w:delText>hardware</w:delText>
        </w:r>
        <w:r w:rsidDel="00063F67">
          <w:rPr>
            <w:color w:val="2C2C2C"/>
            <w:spacing w:val="40"/>
          </w:rPr>
          <w:delText xml:space="preserve"> </w:delText>
        </w:r>
        <w:r w:rsidDel="00063F67">
          <w:rPr>
            <w:color w:val="2C2C2C"/>
          </w:rPr>
          <w:delText>(GPUs)</w:delText>
        </w:r>
        <w:r w:rsidDel="00063F67">
          <w:rPr>
            <w:color w:val="2C2C2C"/>
            <w:spacing w:val="40"/>
          </w:rPr>
          <w:delText xml:space="preserve"> </w:delText>
        </w:r>
        <w:r w:rsidDel="00063F67">
          <w:rPr>
            <w:color w:val="2C2C2C"/>
          </w:rPr>
          <w:delText>para</w:delText>
        </w:r>
        <w:r w:rsidDel="00063F67">
          <w:rPr>
            <w:color w:val="2C2C2C"/>
            <w:spacing w:val="40"/>
          </w:rPr>
          <w:delText xml:space="preserve"> </w:delText>
        </w:r>
        <w:r w:rsidDel="00063F67">
          <w:rPr>
            <w:color w:val="2C2C2C"/>
          </w:rPr>
          <w:delText>el</w:delText>
        </w:r>
        <w:r w:rsidDel="00063F67">
          <w:rPr>
            <w:color w:val="2C2C2C"/>
            <w:spacing w:val="40"/>
          </w:rPr>
          <w:delText xml:space="preserve"> </w:delText>
        </w:r>
        <w:r w:rsidDel="00063F67">
          <w:rPr>
            <w:color w:val="2C2C2C"/>
          </w:rPr>
          <w:delText>cálculo</w:delText>
        </w:r>
        <w:r w:rsidDel="00063F67">
          <w:rPr>
            <w:color w:val="2C2C2C"/>
            <w:spacing w:val="40"/>
          </w:rPr>
          <w:delText xml:space="preserve"> </w:delText>
        </w:r>
        <w:r w:rsidDel="00063F67">
          <w:rPr>
            <w:color w:val="2C2C2C"/>
          </w:rPr>
          <w:delText>de</w:delText>
        </w:r>
        <w:r w:rsidDel="00063F67">
          <w:rPr>
            <w:color w:val="2C2C2C"/>
            <w:spacing w:val="40"/>
          </w:rPr>
          <w:delText xml:space="preserve"> </w:delText>
        </w:r>
        <w:r w:rsidDel="00063F67">
          <w:rPr>
            <w:color w:val="2C2C2C"/>
          </w:rPr>
          <w:delText>distancias</w:delText>
        </w:r>
        <w:r w:rsidDel="00063F67">
          <w:rPr>
            <w:color w:val="2C2C2C"/>
            <w:spacing w:val="40"/>
          </w:rPr>
          <w:delText xml:space="preserve"> </w:delText>
        </w:r>
        <w:r w:rsidDel="00063F67">
          <w:rPr>
            <w:color w:val="2C2C2C"/>
          </w:rPr>
          <w:delText>en</w:delText>
        </w:r>
        <w:r w:rsidDel="00063F67">
          <w:rPr>
            <w:color w:val="2C2C2C"/>
            <w:spacing w:val="40"/>
          </w:rPr>
          <w:delText xml:space="preserve"> </w:delText>
        </w:r>
        <w:r w:rsidDel="00063F67">
          <w:rPr>
            <w:color w:val="2C2C2C"/>
          </w:rPr>
          <w:delText>KNN mediante frameworks como RAPIDS cuML o implementaciones CUDA.</w:delText>
        </w:r>
      </w:del>
    </w:p>
    <w:p w14:paraId="125540A9" w14:textId="77777777" w:rsidR="00D733C9" w:rsidRDefault="00D733C9">
      <w:pPr>
        <w:pStyle w:val="Textoindependiente"/>
        <w:spacing w:before="213"/>
      </w:pPr>
    </w:p>
    <w:p w14:paraId="6B9E4BD0" w14:textId="77777777" w:rsidR="00D733C9" w:rsidRDefault="00000000">
      <w:pPr>
        <w:pStyle w:val="Ttulo1"/>
        <w:numPr>
          <w:ilvl w:val="0"/>
          <w:numId w:val="7"/>
        </w:numPr>
        <w:tabs>
          <w:tab w:val="left" w:pos="704"/>
        </w:tabs>
        <w:ind w:left="704" w:hanging="539"/>
      </w:pPr>
      <w:bookmarkStart w:id="202" w:name="_bookmark22"/>
      <w:bookmarkEnd w:id="202"/>
      <w:r>
        <w:rPr>
          <w:color w:val="205E99"/>
        </w:rPr>
        <w:t>Archivos</w:t>
      </w:r>
      <w:r>
        <w:rPr>
          <w:color w:val="205E99"/>
          <w:spacing w:val="-13"/>
        </w:rPr>
        <w:t xml:space="preserve"> </w:t>
      </w:r>
      <w:r>
        <w:rPr>
          <w:color w:val="205E99"/>
          <w:spacing w:val="-2"/>
        </w:rPr>
        <w:t>Generados</w:t>
      </w:r>
    </w:p>
    <w:p w14:paraId="32CF6226" w14:textId="77777777" w:rsidR="00D733C9" w:rsidRDefault="00000000">
      <w:pPr>
        <w:pStyle w:val="Textoindependiente"/>
        <w:spacing w:before="330"/>
        <w:ind w:left="165"/>
      </w:pPr>
      <w:r>
        <w:rPr>
          <w:color w:val="2C2C2C"/>
        </w:rPr>
        <w:t>Durante</w:t>
      </w:r>
      <w:r>
        <w:rPr>
          <w:color w:val="2C2C2C"/>
          <w:spacing w:val="-9"/>
        </w:rPr>
        <w:t xml:space="preserve"> </w:t>
      </w:r>
      <w:r>
        <w:rPr>
          <w:color w:val="2C2C2C"/>
        </w:rPr>
        <w:t>la</w:t>
      </w:r>
      <w:r>
        <w:rPr>
          <w:color w:val="2C2C2C"/>
          <w:spacing w:val="-10"/>
        </w:rPr>
        <w:t xml:space="preserve"> </w:t>
      </w:r>
      <w:r>
        <w:rPr>
          <w:color w:val="2C2C2C"/>
        </w:rPr>
        <w:t>ejecución</w:t>
      </w:r>
      <w:r>
        <w:rPr>
          <w:color w:val="2C2C2C"/>
          <w:spacing w:val="-8"/>
        </w:rPr>
        <w:t xml:space="preserve"> </w:t>
      </w:r>
      <w:r>
        <w:rPr>
          <w:color w:val="2C2C2C"/>
        </w:rPr>
        <w:t>de</w:t>
      </w:r>
      <w:r>
        <w:rPr>
          <w:color w:val="2C2C2C"/>
          <w:spacing w:val="-9"/>
        </w:rPr>
        <w:t xml:space="preserve"> </w:t>
      </w:r>
      <w:r>
        <w:rPr>
          <w:color w:val="2C2C2C"/>
        </w:rPr>
        <w:t>los</w:t>
      </w:r>
      <w:r>
        <w:rPr>
          <w:color w:val="2C2C2C"/>
          <w:spacing w:val="-9"/>
        </w:rPr>
        <w:t xml:space="preserve"> </w:t>
      </w:r>
      <w:r>
        <w:rPr>
          <w:color w:val="2C2C2C"/>
        </w:rPr>
        <w:t>experimentos</w:t>
      </w:r>
      <w:r>
        <w:rPr>
          <w:color w:val="2C2C2C"/>
          <w:spacing w:val="-10"/>
        </w:rPr>
        <w:t xml:space="preserve"> </w:t>
      </w:r>
      <w:r>
        <w:rPr>
          <w:color w:val="2C2C2C"/>
        </w:rPr>
        <w:t>se</w:t>
      </w:r>
      <w:r>
        <w:rPr>
          <w:color w:val="2C2C2C"/>
          <w:spacing w:val="-8"/>
        </w:rPr>
        <w:t xml:space="preserve"> </w:t>
      </w:r>
      <w:r>
        <w:rPr>
          <w:color w:val="2C2C2C"/>
        </w:rPr>
        <w:t>generaron</w:t>
      </w:r>
      <w:r>
        <w:rPr>
          <w:color w:val="2C2C2C"/>
          <w:spacing w:val="-7"/>
        </w:rPr>
        <w:t xml:space="preserve"> </w:t>
      </w:r>
      <w:r>
        <w:rPr>
          <w:color w:val="2C2C2C"/>
        </w:rPr>
        <w:t>los</w:t>
      </w:r>
      <w:r>
        <w:rPr>
          <w:color w:val="2C2C2C"/>
          <w:spacing w:val="-7"/>
        </w:rPr>
        <w:t xml:space="preserve"> </w:t>
      </w:r>
      <w:r>
        <w:rPr>
          <w:color w:val="2C2C2C"/>
        </w:rPr>
        <w:t>siguientes</w:t>
      </w:r>
      <w:r>
        <w:rPr>
          <w:color w:val="2C2C2C"/>
          <w:spacing w:val="-6"/>
        </w:rPr>
        <w:t xml:space="preserve"> </w:t>
      </w:r>
      <w:r>
        <w:rPr>
          <w:color w:val="2C2C2C"/>
          <w:spacing w:val="-2"/>
        </w:rPr>
        <w:t>artefactos:</w:t>
      </w:r>
    </w:p>
    <w:p w14:paraId="58F521BF" w14:textId="77777777" w:rsidR="00D733C9" w:rsidRDefault="00D733C9">
      <w:pPr>
        <w:pStyle w:val="Textoindependiente"/>
        <w:spacing w:before="12"/>
      </w:pPr>
    </w:p>
    <w:p w14:paraId="4F1C8356" w14:textId="77777777" w:rsidR="00D733C9" w:rsidRDefault="00000000">
      <w:pPr>
        <w:pStyle w:val="Prrafodelista"/>
        <w:numPr>
          <w:ilvl w:val="0"/>
          <w:numId w:val="1"/>
        </w:numPr>
        <w:tabs>
          <w:tab w:val="left" w:pos="885"/>
        </w:tabs>
        <w:ind w:left="885"/>
      </w:pPr>
      <w:r>
        <w:rPr>
          <w:color w:val="2C2C2C"/>
        </w:rPr>
        <w:t>Gráficas</w:t>
      </w:r>
      <w:r>
        <w:rPr>
          <w:color w:val="2C2C2C"/>
          <w:spacing w:val="-9"/>
        </w:rPr>
        <w:t xml:space="preserve"> </w:t>
      </w:r>
      <w:r>
        <w:rPr>
          <w:color w:val="2C2C2C"/>
        </w:rPr>
        <w:t>de</w:t>
      </w:r>
      <w:r>
        <w:rPr>
          <w:color w:val="2C2C2C"/>
          <w:spacing w:val="-5"/>
        </w:rPr>
        <w:t xml:space="preserve"> </w:t>
      </w:r>
      <w:r>
        <w:rPr>
          <w:color w:val="2C2C2C"/>
        </w:rPr>
        <w:t>tiempo</w:t>
      </w:r>
      <w:r>
        <w:rPr>
          <w:color w:val="2C2C2C"/>
          <w:spacing w:val="-5"/>
        </w:rPr>
        <w:t xml:space="preserve"> </w:t>
      </w:r>
      <w:r>
        <w:rPr>
          <w:color w:val="2C2C2C"/>
        </w:rPr>
        <w:t>de</w:t>
      </w:r>
      <w:r>
        <w:rPr>
          <w:color w:val="2C2C2C"/>
          <w:spacing w:val="-7"/>
        </w:rPr>
        <w:t xml:space="preserve"> </w:t>
      </w:r>
      <w:r>
        <w:rPr>
          <w:color w:val="2C2C2C"/>
        </w:rPr>
        <w:t>ejecución</w:t>
      </w:r>
      <w:r>
        <w:rPr>
          <w:color w:val="2C2C2C"/>
          <w:spacing w:val="-6"/>
        </w:rPr>
        <w:t xml:space="preserve"> </w:t>
      </w:r>
      <w:r>
        <w:rPr>
          <w:color w:val="2C2C2C"/>
        </w:rPr>
        <w:t>por</w:t>
      </w:r>
      <w:r>
        <w:rPr>
          <w:color w:val="2C2C2C"/>
          <w:spacing w:val="-8"/>
        </w:rPr>
        <w:t xml:space="preserve"> </w:t>
      </w:r>
      <w:r>
        <w:rPr>
          <w:color w:val="2C2C2C"/>
        </w:rPr>
        <w:t>configuración</w:t>
      </w:r>
      <w:r>
        <w:rPr>
          <w:color w:val="2C2C2C"/>
          <w:spacing w:val="-7"/>
        </w:rPr>
        <w:t xml:space="preserve"> </w:t>
      </w:r>
      <w:r>
        <w:rPr>
          <w:color w:val="2C2C2C"/>
        </w:rPr>
        <w:t>de</w:t>
      </w:r>
      <w:r>
        <w:rPr>
          <w:color w:val="2C2C2C"/>
          <w:spacing w:val="-7"/>
        </w:rPr>
        <w:t xml:space="preserve"> </w:t>
      </w:r>
      <w:r>
        <w:rPr>
          <w:color w:val="2C2C2C"/>
          <w:spacing w:val="-2"/>
        </w:rPr>
        <w:t>procesos.</w:t>
      </w:r>
    </w:p>
    <w:p w14:paraId="13E76A1D" w14:textId="77777777" w:rsidR="00D733C9" w:rsidRDefault="00D733C9">
      <w:pPr>
        <w:pStyle w:val="Textoindependiente"/>
        <w:spacing w:before="12"/>
      </w:pPr>
    </w:p>
    <w:p w14:paraId="2FDE9548" w14:textId="77777777" w:rsidR="00D733C9" w:rsidRDefault="00000000">
      <w:pPr>
        <w:pStyle w:val="Prrafodelista"/>
        <w:numPr>
          <w:ilvl w:val="0"/>
          <w:numId w:val="1"/>
        </w:numPr>
        <w:tabs>
          <w:tab w:val="left" w:pos="885"/>
        </w:tabs>
        <w:spacing w:before="1"/>
        <w:ind w:left="885"/>
      </w:pPr>
      <w:r>
        <w:rPr>
          <w:color w:val="2C2C2C"/>
        </w:rPr>
        <w:t>Gráficas</w:t>
      </w:r>
      <w:r>
        <w:rPr>
          <w:color w:val="2C2C2C"/>
          <w:spacing w:val="-11"/>
        </w:rPr>
        <w:t xml:space="preserve"> </w:t>
      </w:r>
      <w:r>
        <w:rPr>
          <w:color w:val="2C2C2C"/>
        </w:rPr>
        <w:t>de</w:t>
      </w:r>
      <w:r>
        <w:rPr>
          <w:color w:val="2C2C2C"/>
          <w:spacing w:val="-9"/>
        </w:rPr>
        <w:t xml:space="preserve"> </w:t>
      </w:r>
      <w:r w:rsidRPr="00AB639E">
        <w:rPr>
          <w:i/>
          <w:iCs/>
          <w:color w:val="2C2C2C"/>
          <w:rPrChange w:id="203" w:author="Palacios, Piero (CIP)" w:date="2026-05-12T20:45:00Z" w16du:dateUtc="2026-05-13T01:45:00Z">
            <w:rPr>
              <w:color w:val="2C2C2C"/>
            </w:rPr>
          </w:rPrChange>
        </w:rPr>
        <w:t>speedup</w:t>
      </w:r>
      <w:r>
        <w:rPr>
          <w:color w:val="2C2C2C"/>
          <w:spacing w:val="-9"/>
        </w:rPr>
        <w:t xml:space="preserve"> </w:t>
      </w:r>
      <w:r>
        <w:rPr>
          <w:color w:val="2C2C2C"/>
        </w:rPr>
        <w:t>para</w:t>
      </w:r>
      <w:r>
        <w:rPr>
          <w:color w:val="2C2C2C"/>
          <w:spacing w:val="-8"/>
        </w:rPr>
        <w:t xml:space="preserve"> </w:t>
      </w:r>
      <w:r>
        <w:rPr>
          <w:color w:val="2C2C2C"/>
        </w:rPr>
        <w:t>diferentes</w:t>
      </w:r>
      <w:r>
        <w:rPr>
          <w:color w:val="2C2C2C"/>
          <w:spacing w:val="-8"/>
        </w:rPr>
        <w:t xml:space="preserve"> </w:t>
      </w:r>
      <w:r>
        <w:rPr>
          <w:color w:val="2C2C2C"/>
        </w:rPr>
        <w:t>valores</w:t>
      </w:r>
      <w:r>
        <w:rPr>
          <w:color w:val="2C2C2C"/>
          <w:spacing w:val="-10"/>
        </w:rPr>
        <w:t xml:space="preserve"> </w:t>
      </w:r>
      <w:r>
        <w:rPr>
          <w:color w:val="2C2C2C"/>
        </w:rPr>
        <w:t>de</w:t>
      </w:r>
      <w:r>
        <w:rPr>
          <w:color w:val="2C2C2C"/>
          <w:spacing w:val="-10"/>
        </w:rPr>
        <w:t xml:space="preserve"> </w:t>
      </w:r>
      <w:r>
        <w:rPr>
          <w:color w:val="2C2C2C"/>
          <w:spacing w:val="-5"/>
        </w:rPr>
        <w:t>k.</w:t>
      </w:r>
    </w:p>
    <w:p w14:paraId="0911AE39" w14:textId="77777777" w:rsidR="00D733C9" w:rsidRDefault="00D733C9">
      <w:pPr>
        <w:pStyle w:val="Textoindependiente"/>
        <w:spacing w:before="12"/>
      </w:pPr>
    </w:p>
    <w:p w14:paraId="065563A1" w14:textId="77777777" w:rsidR="00D733C9" w:rsidRDefault="00000000">
      <w:pPr>
        <w:pStyle w:val="Prrafodelista"/>
        <w:numPr>
          <w:ilvl w:val="0"/>
          <w:numId w:val="1"/>
        </w:numPr>
        <w:tabs>
          <w:tab w:val="left" w:pos="885"/>
        </w:tabs>
        <w:spacing w:before="1"/>
        <w:ind w:left="885"/>
      </w:pPr>
      <w:r>
        <w:rPr>
          <w:color w:val="2C2C2C"/>
        </w:rPr>
        <w:t>Gráficas</w:t>
      </w:r>
      <w:r>
        <w:rPr>
          <w:color w:val="2C2C2C"/>
          <w:spacing w:val="-9"/>
        </w:rPr>
        <w:t xml:space="preserve"> </w:t>
      </w:r>
      <w:r>
        <w:rPr>
          <w:color w:val="2C2C2C"/>
        </w:rPr>
        <w:t>de</w:t>
      </w:r>
      <w:r>
        <w:rPr>
          <w:color w:val="2C2C2C"/>
          <w:spacing w:val="-6"/>
        </w:rPr>
        <w:t xml:space="preserve"> </w:t>
      </w:r>
      <w:r>
        <w:rPr>
          <w:color w:val="2C2C2C"/>
        </w:rPr>
        <w:t>eficiencia</w:t>
      </w:r>
      <w:r>
        <w:rPr>
          <w:color w:val="2C2C2C"/>
          <w:spacing w:val="-6"/>
        </w:rPr>
        <w:t xml:space="preserve"> </w:t>
      </w:r>
      <w:r>
        <w:rPr>
          <w:color w:val="2C2C2C"/>
        </w:rPr>
        <w:t>del</w:t>
      </w:r>
      <w:r>
        <w:rPr>
          <w:color w:val="2C2C2C"/>
          <w:spacing w:val="-6"/>
        </w:rPr>
        <w:t xml:space="preserve"> </w:t>
      </w:r>
      <w:r>
        <w:rPr>
          <w:color w:val="2C2C2C"/>
          <w:spacing w:val="-2"/>
        </w:rPr>
        <w:t>paralelismo.</w:t>
      </w:r>
    </w:p>
    <w:p w14:paraId="14DBBD54" w14:textId="77777777" w:rsidR="00D733C9" w:rsidRDefault="00D733C9">
      <w:pPr>
        <w:pStyle w:val="Textoindependiente"/>
        <w:spacing w:before="12"/>
      </w:pPr>
    </w:p>
    <w:p w14:paraId="4CFB0EF0" w14:textId="77777777" w:rsidR="00D733C9" w:rsidRDefault="00000000">
      <w:pPr>
        <w:pStyle w:val="Prrafodelista"/>
        <w:numPr>
          <w:ilvl w:val="0"/>
          <w:numId w:val="1"/>
        </w:numPr>
        <w:tabs>
          <w:tab w:val="left" w:pos="885"/>
        </w:tabs>
        <w:ind w:left="885"/>
      </w:pPr>
      <w:r>
        <w:rPr>
          <w:color w:val="2C2C2C"/>
        </w:rPr>
        <w:t>Archivos</w:t>
      </w:r>
      <w:r>
        <w:rPr>
          <w:color w:val="2C2C2C"/>
          <w:spacing w:val="-8"/>
        </w:rPr>
        <w:t xml:space="preserve"> </w:t>
      </w:r>
      <w:r>
        <w:rPr>
          <w:color w:val="2C2C2C"/>
        </w:rPr>
        <w:t>CSV</w:t>
      </w:r>
      <w:r>
        <w:rPr>
          <w:color w:val="2C2C2C"/>
          <w:spacing w:val="-6"/>
        </w:rPr>
        <w:t xml:space="preserve"> </w:t>
      </w:r>
      <w:r>
        <w:rPr>
          <w:color w:val="2C2C2C"/>
        </w:rPr>
        <w:t>con</w:t>
      </w:r>
      <w:r>
        <w:rPr>
          <w:color w:val="2C2C2C"/>
          <w:spacing w:val="-10"/>
        </w:rPr>
        <w:t xml:space="preserve"> </w:t>
      </w:r>
      <w:r>
        <w:rPr>
          <w:color w:val="2C2C2C"/>
        </w:rPr>
        <w:t>resultados</w:t>
      </w:r>
      <w:r>
        <w:rPr>
          <w:color w:val="2C2C2C"/>
          <w:spacing w:val="-5"/>
        </w:rPr>
        <w:t xml:space="preserve"> </w:t>
      </w:r>
      <w:r>
        <w:rPr>
          <w:color w:val="2C2C2C"/>
        </w:rPr>
        <w:t>detallados</w:t>
      </w:r>
      <w:r>
        <w:rPr>
          <w:color w:val="2C2C2C"/>
          <w:spacing w:val="-8"/>
        </w:rPr>
        <w:t xml:space="preserve"> </w:t>
      </w:r>
      <w:r>
        <w:rPr>
          <w:color w:val="2C2C2C"/>
        </w:rPr>
        <w:t>de</w:t>
      </w:r>
      <w:r>
        <w:rPr>
          <w:color w:val="2C2C2C"/>
          <w:spacing w:val="-6"/>
        </w:rPr>
        <w:t xml:space="preserve"> </w:t>
      </w:r>
      <w:r>
        <w:rPr>
          <w:color w:val="2C2C2C"/>
        </w:rPr>
        <w:t>cada</w:t>
      </w:r>
      <w:r>
        <w:rPr>
          <w:color w:val="2C2C2C"/>
          <w:spacing w:val="-5"/>
        </w:rPr>
        <w:t xml:space="preserve"> </w:t>
      </w:r>
      <w:r>
        <w:rPr>
          <w:color w:val="2C2C2C"/>
          <w:spacing w:val="-2"/>
        </w:rPr>
        <w:t>experimento.</w:t>
      </w:r>
    </w:p>
    <w:p w14:paraId="5678FBB5" w14:textId="77777777" w:rsidR="00D733C9" w:rsidRDefault="00D733C9">
      <w:pPr>
        <w:pStyle w:val="Textoindependiente"/>
        <w:spacing w:before="10"/>
      </w:pPr>
    </w:p>
    <w:p w14:paraId="7A5D2585" w14:textId="77777777" w:rsidR="00D733C9" w:rsidRDefault="00000000">
      <w:pPr>
        <w:pStyle w:val="Prrafodelista"/>
        <w:numPr>
          <w:ilvl w:val="0"/>
          <w:numId w:val="1"/>
        </w:numPr>
        <w:tabs>
          <w:tab w:val="left" w:pos="885"/>
        </w:tabs>
        <w:spacing w:line="491" w:lineRule="auto"/>
        <w:ind w:right="4793" w:firstLine="360"/>
      </w:pPr>
      <w:r>
        <w:rPr>
          <w:color w:val="2C2C2C"/>
        </w:rPr>
        <w:t>Logs</w:t>
      </w:r>
      <w:r>
        <w:rPr>
          <w:color w:val="2C2C2C"/>
          <w:spacing w:val="-7"/>
        </w:rPr>
        <w:t xml:space="preserve"> </w:t>
      </w:r>
      <w:r>
        <w:rPr>
          <w:color w:val="2C2C2C"/>
        </w:rPr>
        <w:t>de</w:t>
      </w:r>
      <w:r>
        <w:rPr>
          <w:color w:val="2C2C2C"/>
          <w:spacing w:val="-7"/>
        </w:rPr>
        <w:t xml:space="preserve"> </w:t>
      </w:r>
      <w:r>
        <w:rPr>
          <w:color w:val="2C2C2C"/>
        </w:rPr>
        <w:t>ejecución</w:t>
      </w:r>
      <w:r>
        <w:rPr>
          <w:color w:val="2C2C2C"/>
          <w:spacing w:val="-8"/>
        </w:rPr>
        <w:t xml:space="preserve"> </w:t>
      </w:r>
      <w:r>
        <w:rPr>
          <w:color w:val="2C2C2C"/>
        </w:rPr>
        <w:t>de</w:t>
      </w:r>
      <w:r>
        <w:rPr>
          <w:color w:val="2C2C2C"/>
          <w:spacing w:val="-7"/>
        </w:rPr>
        <w:t xml:space="preserve"> </w:t>
      </w:r>
      <w:r>
        <w:rPr>
          <w:color w:val="2C2C2C"/>
        </w:rPr>
        <w:t>los</w:t>
      </w:r>
      <w:r>
        <w:rPr>
          <w:color w:val="2C2C2C"/>
          <w:spacing w:val="-9"/>
        </w:rPr>
        <w:t xml:space="preserve"> </w:t>
      </w:r>
      <w:r>
        <w:rPr>
          <w:color w:val="2C2C2C"/>
        </w:rPr>
        <w:t>trabajos</w:t>
      </w:r>
      <w:r>
        <w:rPr>
          <w:color w:val="2C2C2C"/>
          <w:spacing w:val="-7"/>
        </w:rPr>
        <w:t xml:space="preserve"> </w:t>
      </w:r>
      <w:r>
        <w:rPr>
          <w:color w:val="2C2C2C"/>
        </w:rPr>
        <w:t>SLURM. Los archivos principales generados incluyen:</w:t>
      </w: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09"/>
        <w:gridCol w:w="5010"/>
      </w:tblGrid>
      <w:tr w:rsidR="00D733C9" w14:paraId="0FC7CE21" w14:textId="77777777">
        <w:trPr>
          <w:trHeight w:val="436"/>
        </w:trPr>
        <w:tc>
          <w:tcPr>
            <w:tcW w:w="4009" w:type="dxa"/>
            <w:shd w:val="clear" w:color="auto" w:fill="205E99"/>
          </w:tcPr>
          <w:p w14:paraId="62754631" w14:textId="77777777" w:rsidR="00D733C9" w:rsidRDefault="00000000">
            <w:pPr>
              <w:pStyle w:val="TableParagraph"/>
              <w:ind w:left="2"/>
              <w:jc w:val="center"/>
              <w:rPr>
                <w:b/>
                <w:sz w:val="20"/>
              </w:rPr>
            </w:pPr>
            <w:r>
              <w:rPr>
                <w:b/>
                <w:color w:val="FFFFFF"/>
                <w:spacing w:val="-2"/>
                <w:sz w:val="20"/>
              </w:rPr>
              <w:t>Archivo</w:t>
            </w:r>
          </w:p>
        </w:tc>
        <w:tc>
          <w:tcPr>
            <w:tcW w:w="5010" w:type="dxa"/>
            <w:shd w:val="clear" w:color="auto" w:fill="205E99"/>
          </w:tcPr>
          <w:p w14:paraId="4812AEC6" w14:textId="77777777" w:rsidR="00D733C9" w:rsidRDefault="00000000">
            <w:pPr>
              <w:pStyle w:val="TableParagraph"/>
              <w:ind w:left="4"/>
              <w:jc w:val="center"/>
              <w:rPr>
                <w:b/>
                <w:sz w:val="20"/>
              </w:rPr>
            </w:pPr>
            <w:r>
              <w:rPr>
                <w:b/>
                <w:color w:val="FFFFFF"/>
                <w:spacing w:val="-2"/>
                <w:sz w:val="20"/>
              </w:rPr>
              <w:t>Descripción</w:t>
            </w:r>
          </w:p>
        </w:tc>
      </w:tr>
      <w:tr w:rsidR="00D733C9" w14:paraId="572D9046" w14:textId="77777777">
        <w:trPr>
          <w:trHeight w:val="438"/>
        </w:trPr>
        <w:tc>
          <w:tcPr>
            <w:tcW w:w="4009" w:type="dxa"/>
          </w:tcPr>
          <w:p w14:paraId="7F3B868D" w14:textId="77777777" w:rsidR="00D733C9" w:rsidRDefault="00000000">
            <w:pPr>
              <w:pStyle w:val="TableParagraph"/>
              <w:rPr>
                <w:sz w:val="20"/>
              </w:rPr>
            </w:pPr>
            <w:r>
              <w:rPr>
                <w:color w:val="5A5A5A"/>
                <w:spacing w:val="-2"/>
                <w:sz w:val="20"/>
              </w:rPr>
              <w:t>knn.py</w:t>
            </w:r>
          </w:p>
        </w:tc>
        <w:tc>
          <w:tcPr>
            <w:tcW w:w="5010" w:type="dxa"/>
          </w:tcPr>
          <w:p w14:paraId="29A5C2C4" w14:textId="77777777" w:rsidR="00D733C9" w:rsidRDefault="00000000">
            <w:pPr>
              <w:pStyle w:val="TableParagraph"/>
              <w:rPr>
                <w:sz w:val="20"/>
              </w:rPr>
            </w:pPr>
            <w:r>
              <w:rPr>
                <w:color w:val="5A5A5A"/>
                <w:sz w:val="20"/>
              </w:rPr>
              <w:t>Script</w:t>
            </w:r>
            <w:r>
              <w:rPr>
                <w:color w:val="5A5A5A"/>
                <w:spacing w:val="-6"/>
                <w:sz w:val="20"/>
              </w:rPr>
              <w:t xml:space="preserve"> </w:t>
            </w:r>
            <w:r>
              <w:rPr>
                <w:color w:val="5A5A5A"/>
                <w:sz w:val="20"/>
              </w:rPr>
              <w:t>principal</w:t>
            </w:r>
            <w:r>
              <w:rPr>
                <w:color w:val="5A5A5A"/>
                <w:spacing w:val="-7"/>
                <w:sz w:val="20"/>
              </w:rPr>
              <w:t xml:space="preserve"> </w:t>
            </w:r>
            <w:r>
              <w:rPr>
                <w:color w:val="5A5A5A"/>
                <w:sz w:val="20"/>
              </w:rPr>
              <w:t>de</w:t>
            </w:r>
            <w:r>
              <w:rPr>
                <w:color w:val="5A5A5A"/>
                <w:spacing w:val="-6"/>
                <w:sz w:val="20"/>
              </w:rPr>
              <w:t xml:space="preserve"> </w:t>
            </w:r>
            <w:r>
              <w:rPr>
                <w:color w:val="5A5A5A"/>
                <w:sz w:val="20"/>
              </w:rPr>
              <w:t>clasificación</w:t>
            </w:r>
            <w:r>
              <w:rPr>
                <w:color w:val="5A5A5A"/>
                <w:spacing w:val="-6"/>
                <w:sz w:val="20"/>
              </w:rPr>
              <w:t xml:space="preserve"> </w:t>
            </w:r>
            <w:r>
              <w:rPr>
                <w:color w:val="5A5A5A"/>
                <w:sz w:val="20"/>
              </w:rPr>
              <w:t>KNN</w:t>
            </w:r>
            <w:r>
              <w:rPr>
                <w:color w:val="5A5A5A"/>
                <w:spacing w:val="-6"/>
                <w:sz w:val="20"/>
              </w:rPr>
              <w:t xml:space="preserve"> </w:t>
            </w:r>
            <w:r>
              <w:rPr>
                <w:color w:val="5A5A5A"/>
                <w:sz w:val="20"/>
              </w:rPr>
              <w:t>con</w:t>
            </w:r>
            <w:r>
              <w:rPr>
                <w:color w:val="5A5A5A"/>
                <w:spacing w:val="-6"/>
                <w:sz w:val="20"/>
              </w:rPr>
              <w:t xml:space="preserve"> </w:t>
            </w:r>
            <w:r>
              <w:rPr>
                <w:color w:val="5A5A5A"/>
                <w:sz w:val="20"/>
              </w:rPr>
              <w:t>medición</w:t>
            </w:r>
            <w:r>
              <w:rPr>
                <w:color w:val="5A5A5A"/>
                <w:spacing w:val="-6"/>
                <w:sz w:val="20"/>
              </w:rPr>
              <w:t xml:space="preserve"> </w:t>
            </w:r>
            <w:r>
              <w:rPr>
                <w:color w:val="5A5A5A"/>
                <w:sz w:val="20"/>
              </w:rPr>
              <w:t>de</w:t>
            </w:r>
            <w:r>
              <w:rPr>
                <w:color w:val="5A5A5A"/>
                <w:spacing w:val="-6"/>
                <w:sz w:val="20"/>
              </w:rPr>
              <w:t xml:space="preserve"> </w:t>
            </w:r>
            <w:r>
              <w:rPr>
                <w:color w:val="5A5A5A"/>
                <w:spacing w:val="-2"/>
                <w:sz w:val="20"/>
              </w:rPr>
              <w:t>tiempos</w:t>
            </w:r>
          </w:p>
        </w:tc>
      </w:tr>
      <w:tr w:rsidR="00D733C9" w14:paraId="59B1F4BB" w14:textId="77777777">
        <w:trPr>
          <w:trHeight w:val="436"/>
        </w:trPr>
        <w:tc>
          <w:tcPr>
            <w:tcW w:w="4009" w:type="dxa"/>
          </w:tcPr>
          <w:p w14:paraId="0A04BAAE" w14:textId="77777777" w:rsidR="00D733C9" w:rsidRDefault="00000000">
            <w:pPr>
              <w:pStyle w:val="TableParagraph"/>
              <w:rPr>
                <w:sz w:val="20"/>
              </w:rPr>
            </w:pPr>
            <w:r>
              <w:rPr>
                <w:color w:val="5A5A5A"/>
                <w:spacing w:val="-2"/>
                <w:sz w:val="20"/>
              </w:rPr>
              <w:t>prefetch_dataset.py</w:t>
            </w:r>
          </w:p>
        </w:tc>
        <w:tc>
          <w:tcPr>
            <w:tcW w:w="5010" w:type="dxa"/>
          </w:tcPr>
          <w:p w14:paraId="727A523D" w14:textId="77777777" w:rsidR="00D733C9" w:rsidRDefault="00000000">
            <w:pPr>
              <w:pStyle w:val="TableParagraph"/>
              <w:rPr>
                <w:sz w:val="20"/>
              </w:rPr>
            </w:pPr>
            <w:r>
              <w:rPr>
                <w:color w:val="5A5A5A"/>
                <w:sz w:val="20"/>
              </w:rPr>
              <w:t>Script</w:t>
            </w:r>
            <w:r>
              <w:rPr>
                <w:color w:val="5A5A5A"/>
                <w:spacing w:val="-7"/>
                <w:sz w:val="20"/>
              </w:rPr>
              <w:t xml:space="preserve"> </w:t>
            </w:r>
            <w:r>
              <w:rPr>
                <w:color w:val="5A5A5A"/>
                <w:sz w:val="20"/>
              </w:rPr>
              <w:t>de</w:t>
            </w:r>
            <w:r>
              <w:rPr>
                <w:color w:val="5A5A5A"/>
                <w:spacing w:val="-8"/>
                <w:sz w:val="20"/>
              </w:rPr>
              <w:t xml:space="preserve"> </w:t>
            </w:r>
            <w:r>
              <w:rPr>
                <w:color w:val="5A5A5A"/>
                <w:sz w:val="20"/>
              </w:rPr>
              <w:t>descarga</w:t>
            </w:r>
            <w:r>
              <w:rPr>
                <w:color w:val="5A5A5A"/>
                <w:spacing w:val="-7"/>
                <w:sz w:val="20"/>
              </w:rPr>
              <w:t xml:space="preserve"> </w:t>
            </w:r>
            <w:r>
              <w:rPr>
                <w:color w:val="5A5A5A"/>
                <w:sz w:val="20"/>
              </w:rPr>
              <w:t>y</w:t>
            </w:r>
            <w:r>
              <w:rPr>
                <w:color w:val="5A5A5A"/>
                <w:spacing w:val="-6"/>
                <w:sz w:val="20"/>
              </w:rPr>
              <w:t xml:space="preserve"> </w:t>
            </w:r>
            <w:r>
              <w:rPr>
                <w:color w:val="5A5A5A"/>
                <w:sz w:val="20"/>
              </w:rPr>
              <w:t>cacheo</w:t>
            </w:r>
            <w:r>
              <w:rPr>
                <w:color w:val="5A5A5A"/>
                <w:spacing w:val="-7"/>
                <w:sz w:val="20"/>
              </w:rPr>
              <w:t xml:space="preserve"> </w:t>
            </w:r>
            <w:r>
              <w:rPr>
                <w:color w:val="5A5A5A"/>
                <w:sz w:val="20"/>
              </w:rPr>
              <w:t>del</w:t>
            </w:r>
            <w:r>
              <w:rPr>
                <w:color w:val="5A5A5A"/>
                <w:spacing w:val="-8"/>
                <w:sz w:val="20"/>
              </w:rPr>
              <w:t xml:space="preserve"> </w:t>
            </w:r>
            <w:r>
              <w:rPr>
                <w:color w:val="5A5A5A"/>
                <w:sz w:val="20"/>
              </w:rPr>
              <w:t>dataset</w:t>
            </w:r>
            <w:r>
              <w:rPr>
                <w:color w:val="5A5A5A"/>
                <w:spacing w:val="-7"/>
                <w:sz w:val="20"/>
              </w:rPr>
              <w:t xml:space="preserve"> </w:t>
            </w:r>
            <w:r>
              <w:rPr>
                <w:color w:val="5A5A5A"/>
                <w:spacing w:val="-5"/>
                <w:sz w:val="20"/>
              </w:rPr>
              <w:t>UCI</w:t>
            </w:r>
          </w:p>
        </w:tc>
      </w:tr>
      <w:tr w:rsidR="00D733C9" w14:paraId="03DD2CA8" w14:textId="77777777">
        <w:trPr>
          <w:trHeight w:val="438"/>
        </w:trPr>
        <w:tc>
          <w:tcPr>
            <w:tcW w:w="4009" w:type="dxa"/>
          </w:tcPr>
          <w:p w14:paraId="1B068C78" w14:textId="77777777" w:rsidR="00D733C9" w:rsidRDefault="00000000">
            <w:pPr>
              <w:pStyle w:val="TableParagraph"/>
              <w:rPr>
                <w:sz w:val="20"/>
              </w:rPr>
            </w:pPr>
            <w:r>
              <w:rPr>
                <w:color w:val="5A5A5A"/>
                <w:spacing w:val="-2"/>
                <w:sz w:val="20"/>
              </w:rPr>
              <w:t>knn_time_k*.png</w:t>
            </w:r>
          </w:p>
        </w:tc>
        <w:tc>
          <w:tcPr>
            <w:tcW w:w="5010" w:type="dxa"/>
          </w:tcPr>
          <w:p w14:paraId="65478599" w14:textId="77777777" w:rsidR="00D733C9" w:rsidRDefault="00000000">
            <w:pPr>
              <w:pStyle w:val="TableParagraph"/>
              <w:rPr>
                <w:sz w:val="20"/>
              </w:rPr>
            </w:pPr>
            <w:r>
              <w:rPr>
                <w:color w:val="5A5A5A"/>
                <w:sz w:val="20"/>
              </w:rPr>
              <w:t>Gráficas</w:t>
            </w:r>
            <w:r>
              <w:rPr>
                <w:color w:val="5A5A5A"/>
                <w:spacing w:val="-9"/>
                <w:sz w:val="20"/>
              </w:rPr>
              <w:t xml:space="preserve"> </w:t>
            </w:r>
            <w:r>
              <w:rPr>
                <w:color w:val="5A5A5A"/>
                <w:sz w:val="20"/>
              </w:rPr>
              <w:t>de</w:t>
            </w:r>
            <w:r>
              <w:rPr>
                <w:color w:val="5A5A5A"/>
                <w:spacing w:val="-7"/>
                <w:sz w:val="20"/>
              </w:rPr>
              <w:t xml:space="preserve"> </w:t>
            </w:r>
            <w:r>
              <w:rPr>
                <w:color w:val="5A5A5A"/>
                <w:sz w:val="20"/>
              </w:rPr>
              <w:t>tiempo</w:t>
            </w:r>
            <w:r>
              <w:rPr>
                <w:color w:val="5A5A5A"/>
                <w:spacing w:val="-6"/>
                <w:sz w:val="20"/>
              </w:rPr>
              <w:t xml:space="preserve"> </w:t>
            </w:r>
            <w:r>
              <w:rPr>
                <w:color w:val="5A5A5A"/>
                <w:sz w:val="20"/>
              </w:rPr>
              <w:t>por</w:t>
            </w:r>
            <w:r>
              <w:rPr>
                <w:color w:val="5A5A5A"/>
                <w:spacing w:val="-6"/>
                <w:sz w:val="20"/>
              </w:rPr>
              <w:t xml:space="preserve"> </w:t>
            </w:r>
            <w:r>
              <w:rPr>
                <w:color w:val="5A5A5A"/>
                <w:sz w:val="20"/>
              </w:rPr>
              <w:t>valor</w:t>
            </w:r>
            <w:r>
              <w:rPr>
                <w:color w:val="5A5A5A"/>
                <w:spacing w:val="-7"/>
                <w:sz w:val="20"/>
              </w:rPr>
              <w:t xml:space="preserve"> </w:t>
            </w:r>
            <w:r>
              <w:rPr>
                <w:color w:val="5A5A5A"/>
                <w:sz w:val="20"/>
              </w:rPr>
              <w:t>de</w:t>
            </w:r>
            <w:r>
              <w:rPr>
                <w:color w:val="5A5A5A"/>
                <w:spacing w:val="-7"/>
                <w:sz w:val="20"/>
              </w:rPr>
              <w:t xml:space="preserve"> </w:t>
            </w:r>
            <w:r>
              <w:rPr>
                <w:color w:val="5A5A5A"/>
                <w:spacing w:val="-10"/>
                <w:sz w:val="20"/>
              </w:rPr>
              <w:t>k</w:t>
            </w:r>
          </w:p>
        </w:tc>
      </w:tr>
      <w:tr w:rsidR="00D733C9" w14:paraId="5013AC75" w14:textId="77777777">
        <w:trPr>
          <w:trHeight w:val="436"/>
        </w:trPr>
        <w:tc>
          <w:tcPr>
            <w:tcW w:w="4009" w:type="dxa"/>
          </w:tcPr>
          <w:p w14:paraId="5706D5FD" w14:textId="77777777" w:rsidR="00D733C9" w:rsidRDefault="00000000">
            <w:pPr>
              <w:pStyle w:val="TableParagraph"/>
              <w:rPr>
                <w:sz w:val="20"/>
              </w:rPr>
            </w:pPr>
            <w:r>
              <w:rPr>
                <w:color w:val="5A5A5A"/>
                <w:spacing w:val="-2"/>
                <w:sz w:val="20"/>
              </w:rPr>
              <w:t>knn_speedup_k*.png</w:t>
            </w:r>
          </w:p>
        </w:tc>
        <w:tc>
          <w:tcPr>
            <w:tcW w:w="5010" w:type="dxa"/>
          </w:tcPr>
          <w:p w14:paraId="3C4C2426" w14:textId="77777777" w:rsidR="00D733C9" w:rsidRDefault="00000000">
            <w:pPr>
              <w:pStyle w:val="TableParagraph"/>
              <w:rPr>
                <w:sz w:val="20"/>
              </w:rPr>
            </w:pPr>
            <w:r>
              <w:rPr>
                <w:color w:val="5A5A5A"/>
                <w:sz w:val="20"/>
              </w:rPr>
              <w:t>Gráficas</w:t>
            </w:r>
            <w:r>
              <w:rPr>
                <w:color w:val="5A5A5A"/>
                <w:spacing w:val="-8"/>
                <w:sz w:val="20"/>
              </w:rPr>
              <w:t xml:space="preserve"> </w:t>
            </w:r>
            <w:r>
              <w:rPr>
                <w:color w:val="5A5A5A"/>
                <w:sz w:val="20"/>
              </w:rPr>
              <w:t>de</w:t>
            </w:r>
            <w:r>
              <w:rPr>
                <w:color w:val="5A5A5A"/>
                <w:spacing w:val="-7"/>
                <w:sz w:val="20"/>
              </w:rPr>
              <w:t xml:space="preserve"> </w:t>
            </w:r>
            <w:r>
              <w:rPr>
                <w:color w:val="5A5A5A"/>
                <w:sz w:val="20"/>
              </w:rPr>
              <w:t>speedup</w:t>
            </w:r>
            <w:r>
              <w:rPr>
                <w:color w:val="5A5A5A"/>
                <w:spacing w:val="-6"/>
                <w:sz w:val="20"/>
              </w:rPr>
              <w:t xml:space="preserve"> </w:t>
            </w:r>
            <w:r>
              <w:rPr>
                <w:color w:val="5A5A5A"/>
                <w:sz w:val="20"/>
              </w:rPr>
              <w:t>por</w:t>
            </w:r>
            <w:r>
              <w:rPr>
                <w:color w:val="5A5A5A"/>
                <w:spacing w:val="-6"/>
                <w:sz w:val="20"/>
              </w:rPr>
              <w:t xml:space="preserve"> </w:t>
            </w:r>
            <w:r>
              <w:rPr>
                <w:color w:val="5A5A5A"/>
                <w:sz w:val="20"/>
              </w:rPr>
              <w:t>valor</w:t>
            </w:r>
            <w:r>
              <w:rPr>
                <w:color w:val="5A5A5A"/>
                <w:spacing w:val="-6"/>
                <w:sz w:val="20"/>
              </w:rPr>
              <w:t xml:space="preserve"> </w:t>
            </w:r>
            <w:r>
              <w:rPr>
                <w:color w:val="5A5A5A"/>
                <w:sz w:val="20"/>
              </w:rPr>
              <w:t>de</w:t>
            </w:r>
            <w:r>
              <w:rPr>
                <w:color w:val="5A5A5A"/>
                <w:spacing w:val="-7"/>
                <w:sz w:val="20"/>
              </w:rPr>
              <w:t xml:space="preserve"> </w:t>
            </w:r>
            <w:r>
              <w:rPr>
                <w:color w:val="5A5A5A"/>
                <w:spacing w:val="-10"/>
                <w:sz w:val="20"/>
              </w:rPr>
              <w:t>k</w:t>
            </w:r>
          </w:p>
        </w:tc>
      </w:tr>
      <w:tr w:rsidR="00D733C9" w14:paraId="4040D47F" w14:textId="77777777">
        <w:trPr>
          <w:trHeight w:val="436"/>
        </w:trPr>
        <w:tc>
          <w:tcPr>
            <w:tcW w:w="4009" w:type="dxa"/>
          </w:tcPr>
          <w:p w14:paraId="1DCBD880" w14:textId="77777777" w:rsidR="00D733C9" w:rsidRDefault="00000000">
            <w:pPr>
              <w:pStyle w:val="TableParagraph"/>
              <w:rPr>
                <w:sz w:val="20"/>
              </w:rPr>
            </w:pPr>
            <w:r>
              <w:rPr>
                <w:color w:val="5A5A5A"/>
                <w:spacing w:val="-2"/>
                <w:sz w:val="20"/>
              </w:rPr>
              <w:t>knn_efficiency_k*.png</w:t>
            </w:r>
          </w:p>
        </w:tc>
        <w:tc>
          <w:tcPr>
            <w:tcW w:w="5010" w:type="dxa"/>
          </w:tcPr>
          <w:p w14:paraId="303D71BB" w14:textId="77777777" w:rsidR="00D733C9" w:rsidRDefault="00000000">
            <w:pPr>
              <w:pStyle w:val="TableParagraph"/>
              <w:rPr>
                <w:sz w:val="20"/>
              </w:rPr>
            </w:pPr>
            <w:r>
              <w:rPr>
                <w:color w:val="5A5A5A"/>
                <w:sz w:val="20"/>
              </w:rPr>
              <w:t>Gráficas</w:t>
            </w:r>
            <w:r>
              <w:rPr>
                <w:color w:val="5A5A5A"/>
                <w:spacing w:val="-9"/>
                <w:sz w:val="20"/>
              </w:rPr>
              <w:t xml:space="preserve"> </w:t>
            </w:r>
            <w:r>
              <w:rPr>
                <w:color w:val="5A5A5A"/>
                <w:sz w:val="20"/>
              </w:rPr>
              <w:t>de</w:t>
            </w:r>
            <w:r>
              <w:rPr>
                <w:color w:val="5A5A5A"/>
                <w:spacing w:val="-7"/>
                <w:sz w:val="20"/>
              </w:rPr>
              <w:t xml:space="preserve"> </w:t>
            </w:r>
            <w:r>
              <w:rPr>
                <w:color w:val="5A5A5A"/>
                <w:sz w:val="20"/>
              </w:rPr>
              <w:t>eficiencia</w:t>
            </w:r>
            <w:r>
              <w:rPr>
                <w:color w:val="5A5A5A"/>
                <w:spacing w:val="-6"/>
                <w:sz w:val="20"/>
              </w:rPr>
              <w:t xml:space="preserve"> </w:t>
            </w:r>
            <w:r>
              <w:rPr>
                <w:color w:val="5A5A5A"/>
                <w:sz w:val="20"/>
              </w:rPr>
              <w:t>por</w:t>
            </w:r>
            <w:r>
              <w:rPr>
                <w:color w:val="5A5A5A"/>
                <w:spacing w:val="-6"/>
                <w:sz w:val="20"/>
              </w:rPr>
              <w:t xml:space="preserve"> </w:t>
            </w:r>
            <w:r>
              <w:rPr>
                <w:color w:val="5A5A5A"/>
                <w:sz w:val="20"/>
              </w:rPr>
              <w:t>valor</w:t>
            </w:r>
            <w:r>
              <w:rPr>
                <w:color w:val="5A5A5A"/>
                <w:spacing w:val="-7"/>
                <w:sz w:val="20"/>
              </w:rPr>
              <w:t xml:space="preserve"> </w:t>
            </w:r>
            <w:r>
              <w:rPr>
                <w:color w:val="5A5A5A"/>
                <w:sz w:val="20"/>
              </w:rPr>
              <w:t>de</w:t>
            </w:r>
            <w:r>
              <w:rPr>
                <w:color w:val="5A5A5A"/>
                <w:spacing w:val="-7"/>
                <w:sz w:val="20"/>
              </w:rPr>
              <w:t xml:space="preserve"> </w:t>
            </w:r>
            <w:r>
              <w:rPr>
                <w:color w:val="5A5A5A"/>
                <w:spacing w:val="-10"/>
                <w:sz w:val="20"/>
              </w:rPr>
              <w:t>k</w:t>
            </w:r>
          </w:p>
        </w:tc>
      </w:tr>
      <w:tr w:rsidR="00D733C9" w14:paraId="130909C6" w14:textId="77777777">
        <w:trPr>
          <w:trHeight w:val="438"/>
        </w:trPr>
        <w:tc>
          <w:tcPr>
            <w:tcW w:w="4009" w:type="dxa"/>
          </w:tcPr>
          <w:p w14:paraId="1224E382" w14:textId="77777777" w:rsidR="00D733C9" w:rsidRDefault="00000000">
            <w:pPr>
              <w:pStyle w:val="TableParagraph"/>
              <w:spacing w:before="61"/>
              <w:rPr>
                <w:sz w:val="20"/>
              </w:rPr>
            </w:pPr>
            <w:r>
              <w:rPr>
                <w:color w:val="5A5A5A"/>
                <w:spacing w:val="-2"/>
                <w:sz w:val="20"/>
              </w:rPr>
              <w:t>knn_scalability_summary.csv</w:t>
            </w:r>
          </w:p>
        </w:tc>
        <w:tc>
          <w:tcPr>
            <w:tcW w:w="5010" w:type="dxa"/>
          </w:tcPr>
          <w:p w14:paraId="2C389DC3" w14:textId="77777777" w:rsidR="00D733C9" w:rsidRDefault="00000000">
            <w:pPr>
              <w:pStyle w:val="TableParagraph"/>
              <w:spacing w:before="61"/>
              <w:rPr>
                <w:sz w:val="20"/>
              </w:rPr>
            </w:pPr>
            <w:r>
              <w:rPr>
                <w:color w:val="5A5A5A"/>
                <w:sz w:val="20"/>
              </w:rPr>
              <w:t>Resumen</w:t>
            </w:r>
            <w:r>
              <w:rPr>
                <w:color w:val="5A5A5A"/>
                <w:spacing w:val="-10"/>
                <w:sz w:val="20"/>
              </w:rPr>
              <w:t xml:space="preserve"> </w:t>
            </w:r>
            <w:r>
              <w:rPr>
                <w:color w:val="5A5A5A"/>
                <w:sz w:val="20"/>
              </w:rPr>
              <w:t>consolidado</w:t>
            </w:r>
            <w:r>
              <w:rPr>
                <w:color w:val="5A5A5A"/>
                <w:spacing w:val="-9"/>
                <w:sz w:val="20"/>
              </w:rPr>
              <w:t xml:space="preserve"> </w:t>
            </w:r>
            <w:r>
              <w:rPr>
                <w:color w:val="5A5A5A"/>
                <w:sz w:val="20"/>
              </w:rPr>
              <w:t>de</w:t>
            </w:r>
            <w:r>
              <w:rPr>
                <w:color w:val="5A5A5A"/>
                <w:spacing w:val="-10"/>
                <w:sz w:val="20"/>
              </w:rPr>
              <w:t xml:space="preserve"> </w:t>
            </w:r>
            <w:r>
              <w:rPr>
                <w:color w:val="5A5A5A"/>
                <w:spacing w:val="-2"/>
                <w:sz w:val="20"/>
              </w:rPr>
              <w:t>resultados</w:t>
            </w:r>
          </w:p>
        </w:tc>
      </w:tr>
    </w:tbl>
    <w:p w14:paraId="5CC8B2CA" w14:textId="77777777" w:rsidR="00D733C9" w:rsidRDefault="00D733C9">
      <w:pPr>
        <w:pStyle w:val="Textoindependiente"/>
      </w:pPr>
    </w:p>
    <w:p w14:paraId="1A7FE2A0" w14:textId="77777777" w:rsidR="00D733C9" w:rsidRDefault="00D733C9">
      <w:pPr>
        <w:pStyle w:val="Textoindependiente"/>
        <w:spacing w:before="15"/>
      </w:pPr>
    </w:p>
    <w:p w14:paraId="3725D58A" w14:textId="18698D8F" w:rsidR="00D733C9" w:rsidRDefault="00000000">
      <w:pPr>
        <w:pStyle w:val="Textoindependiente"/>
        <w:spacing w:line="312" w:lineRule="auto"/>
        <w:ind w:left="165"/>
        <w:rPr>
          <w:ins w:id="204" w:author="Palacios, Piero (CIP)" w:date="2026-05-12T20:45:00Z" w16du:dateUtc="2026-05-13T01:45:00Z"/>
          <w:color w:val="2C2C2C"/>
        </w:rPr>
      </w:pPr>
      <w:r>
        <w:rPr>
          <w:color w:val="2C2C2C"/>
          <w:spacing w:val="-2"/>
        </w:rPr>
        <w:t>Estos</w:t>
      </w:r>
      <w:r>
        <w:rPr>
          <w:color w:val="2C2C2C"/>
          <w:spacing w:val="-5"/>
        </w:rPr>
        <w:t xml:space="preserve"> </w:t>
      </w:r>
      <w:r>
        <w:rPr>
          <w:color w:val="2C2C2C"/>
          <w:spacing w:val="-2"/>
        </w:rPr>
        <w:t>resultados</w:t>
      </w:r>
      <w:r>
        <w:rPr>
          <w:color w:val="2C2C2C"/>
          <w:spacing w:val="-5"/>
        </w:rPr>
        <w:t xml:space="preserve"> </w:t>
      </w:r>
      <w:r>
        <w:rPr>
          <w:color w:val="2C2C2C"/>
          <w:spacing w:val="-2"/>
        </w:rPr>
        <w:t>permiten</w:t>
      </w:r>
      <w:r>
        <w:rPr>
          <w:color w:val="2C2C2C"/>
          <w:spacing w:val="-7"/>
        </w:rPr>
        <w:t xml:space="preserve"> </w:t>
      </w:r>
      <w:r>
        <w:rPr>
          <w:color w:val="2C2C2C"/>
          <w:spacing w:val="-2"/>
        </w:rPr>
        <w:t>visualizar</w:t>
      </w:r>
      <w:r>
        <w:rPr>
          <w:color w:val="2C2C2C"/>
          <w:spacing w:val="-3"/>
        </w:rPr>
        <w:t xml:space="preserve"> </w:t>
      </w:r>
      <w:r>
        <w:rPr>
          <w:color w:val="2C2C2C"/>
          <w:spacing w:val="-2"/>
        </w:rPr>
        <w:t>el</w:t>
      </w:r>
      <w:r>
        <w:rPr>
          <w:color w:val="2C2C2C"/>
          <w:spacing w:val="-3"/>
        </w:rPr>
        <w:t xml:space="preserve"> </w:t>
      </w:r>
      <w:r>
        <w:rPr>
          <w:color w:val="2C2C2C"/>
          <w:spacing w:val="-2"/>
        </w:rPr>
        <w:t>impacto del</w:t>
      </w:r>
      <w:r>
        <w:rPr>
          <w:color w:val="2C2C2C"/>
          <w:spacing w:val="-5"/>
        </w:rPr>
        <w:t xml:space="preserve"> </w:t>
      </w:r>
      <w:r>
        <w:rPr>
          <w:color w:val="2C2C2C"/>
          <w:spacing w:val="-2"/>
        </w:rPr>
        <w:t>paralelismo</w:t>
      </w:r>
      <w:r>
        <w:rPr>
          <w:color w:val="2C2C2C"/>
          <w:spacing w:val="-4"/>
        </w:rPr>
        <w:t xml:space="preserve"> </w:t>
      </w:r>
      <w:r>
        <w:rPr>
          <w:color w:val="2C2C2C"/>
          <w:spacing w:val="-2"/>
        </w:rPr>
        <w:t>y analizar</w:t>
      </w:r>
      <w:r>
        <w:rPr>
          <w:color w:val="2C2C2C"/>
          <w:spacing w:val="-7"/>
        </w:rPr>
        <w:t xml:space="preserve"> </w:t>
      </w:r>
      <w:r>
        <w:rPr>
          <w:color w:val="2C2C2C"/>
          <w:spacing w:val="-2"/>
        </w:rPr>
        <w:t>en</w:t>
      </w:r>
      <w:r>
        <w:rPr>
          <w:color w:val="2C2C2C"/>
          <w:spacing w:val="-3"/>
        </w:rPr>
        <w:t xml:space="preserve"> </w:t>
      </w:r>
      <w:r>
        <w:rPr>
          <w:color w:val="2C2C2C"/>
          <w:spacing w:val="-2"/>
        </w:rPr>
        <w:t>detalle</w:t>
      </w:r>
      <w:r>
        <w:rPr>
          <w:color w:val="2C2C2C"/>
          <w:spacing w:val="-8"/>
        </w:rPr>
        <w:t xml:space="preserve"> </w:t>
      </w:r>
      <w:r>
        <w:rPr>
          <w:color w:val="2C2C2C"/>
          <w:spacing w:val="-2"/>
        </w:rPr>
        <w:t>el</w:t>
      </w:r>
      <w:r>
        <w:rPr>
          <w:color w:val="2C2C2C"/>
          <w:spacing w:val="-3"/>
        </w:rPr>
        <w:t xml:space="preserve"> </w:t>
      </w:r>
      <w:r>
        <w:rPr>
          <w:color w:val="2C2C2C"/>
          <w:spacing w:val="-2"/>
        </w:rPr>
        <w:t xml:space="preserve">comportamiento </w:t>
      </w:r>
      <w:r>
        <w:rPr>
          <w:color w:val="2C2C2C"/>
        </w:rPr>
        <w:t>computacional del algoritmo KNN bajo diferentes configuraciones experimentales</w:t>
      </w:r>
      <w:ins w:id="205" w:author="Palacios, Piero (CIP)" w:date="2026-05-12T20:45:00Z" w16du:dateUtc="2026-05-13T01:45:00Z">
        <w:r w:rsidR="00AB639E">
          <w:rPr>
            <w:color w:val="2C2C2C"/>
          </w:rPr>
          <w:t>.</w:t>
        </w:r>
      </w:ins>
    </w:p>
    <w:p w14:paraId="6E5CAE01" w14:textId="7B6C6FDD" w:rsidR="00AB639E" w:rsidRDefault="00AB639E">
      <w:pPr>
        <w:pStyle w:val="Textoindependiente"/>
        <w:spacing w:line="312" w:lineRule="auto"/>
        <w:ind w:left="165"/>
      </w:pPr>
      <w:ins w:id="206" w:author="Palacios, Piero (CIP)" w:date="2026-05-12T20:45:00Z" w16du:dateUtc="2026-05-13T01:45:00Z">
        <w:r>
          <w:rPr>
            <w:color w:val="2C2C2C"/>
          </w:rPr>
          <w:t>Se puede encontrar el</w:t>
        </w:r>
      </w:ins>
      <w:ins w:id="207" w:author="Palacios, Piero (CIP)" w:date="2026-05-12T20:46:00Z" w16du:dateUtc="2026-05-13T01:46:00Z">
        <w:r>
          <w:rPr>
            <w:color w:val="2C2C2C"/>
          </w:rPr>
          <w:t xml:space="preserve"> código y los resultados en el github: </w:t>
        </w:r>
      </w:ins>
    </w:p>
    <w:sectPr w:rsidR="00AB639E">
      <w:footerReference w:type="default" r:id="rId16"/>
      <w:pgSz w:w="11910" w:h="16840"/>
      <w:pgMar w:top="1740" w:right="1275" w:bottom="940" w:left="1275"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F55C6" w14:textId="77777777" w:rsidR="00D26777" w:rsidRDefault="00D26777">
      <w:r>
        <w:separator/>
      </w:r>
    </w:p>
  </w:endnote>
  <w:endnote w:type="continuationSeparator" w:id="0">
    <w:p w14:paraId="28304750" w14:textId="77777777" w:rsidR="00D26777" w:rsidRDefault="00D26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D51AD" w14:textId="77777777" w:rsidR="00BF4E84" w:rsidRDefault="00BF4E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4F4D8" w14:textId="77777777" w:rsidR="00BF4E84" w:rsidRDefault="00BF4E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901EA" w14:textId="77777777" w:rsidR="00BF4E84" w:rsidRDefault="00BF4E8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F1A02" w14:textId="77777777" w:rsidR="00D733C9" w:rsidRDefault="00000000">
    <w:pPr>
      <w:pStyle w:val="Textoindependiente"/>
      <w:spacing w:line="14" w:lineRule="auto"/>
      <w:rPr>
        <w:sz w:val="20"/>
      </w:rPr>
    </w:pPr>
    <w:r>
      <w:rPr>
        <w:noProof/>
        <w:sz w:val="20"/>
      </w:rPr>
      <mc:AlternateContent>
        <mc:Choice Requires="wps">
          <w:drawing>
            <wp:anchor distT="0" distB="0" distL="0" distR="0" simplePos="0" relativeHeight="487381504" behindDoc="1" locked="0" layoutInCell="1" allowOverlap="1" wp14:anchorId="5889EECE" wp14:editId="3E9B3711">
              <wp:simplePos x="0" y="0"/>
              <wp:positionH relativeFrom="page">
                <wp:posOffset>6539483</wp:posOffset>
              </wp:positionH>
              <wp:positionV relativeFrom="page">
                <wp:posOffset>10080752</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CA093B1" w14:textId="77777777" w:rsidR="00D733C9" w:rsidRDefault="00000000">
                          <w:pPr>
                            <w:pStyle w:val="Textoindependiente"/>
                            <w:spacing w:line="245" w:lineRule="exact"/>
                            <w:ind w:left="60"/>
                          </w:pPr>
                          <w:r>
                            <w:rPr>
                              <w:color w:val="2C2C2C"/>
                              <w:spacing w:val="-10"/>
                            </w:rPr>
                            <w:fldChar w:fldCharType="begin"/>
                          </w:r>
                          <w:r>
                            <w:rPr>
                              <w:color w:val="2C2C2C"/>
                              <w:spacing w:val="-10"/>
                            </w:rPr>
                            <w:instrText xml:space="preserve"> PAGE </w:instrText>
                          </w:r>
                          <w:r>
                            <w:rPr>
                              <w:color w:val="2C2C2C"/>
                              <w:spacing w:val="-10"/>
                            </w:rPr>
                            <w:fldChar w:fldCharType="separate"/>
                          </w:r>
                          <w:r>
                            <w:rPr>
                              <w:color w:val="2C2C2C"/>
                              <w:spacing w:val="-10"/>
                            </w:rPr>
                            <w:t>3</w:t>
                          </w:r>
                          <w:r>
                            <w:rPr>
                              <w:color w:val="2C2C2C"/>
                              <w:spacing w:val="-10"/>
                            </w:rPr>
                            <w:fldChar w:fldCharType="end"/>
                          </w:r>
                        </w:p>
                      </w:txbxContent>
                    </wps:txbx>
                    <wps:bodyPr wrap="square" lIns="0" tIns="0" rIns="0" bIns="0" rtlCol="0">
                      <a:noAutofit/>
                    </wps:bodyPr>
                  </wps:wsp>
                </a:graphicData>
              </a:graphic>
            </wp:anchor>
          </w:drawing>
        </mc:Choice>
        <mc:Fallback>
          <w:pict>
            <v:shapetype w14:anchorId="5889EECE" id="_x0000_t202" coordsize="21600,21600" o:spt="202" path="m,l,21600r21600,l21600,xe">
              <v:stroke joinstyle="miter"/>
              <v:path gradientshapeok="t" o:connecttype="rect"/>
            </v:shapetype>
            <v:shape id="Textbox 2" o:spid="_x0000_s1026" type="#_x0000_t202" style="position:absolute;margin-left:514.9pt;margin-top:793.75pt;width:12.6pt;height:13.05pt;z-index:-159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" filled="f" stroked="f">
              <v:textbox inset="0,0,0,0">
                <w:txbxContent>
                  <w:p w14:paraId="1CA093B1" w14:textId="77777777" w:rsidR="00D733C9" w:rsidRDefault="00000000">
                    <w:pPr>
                      <w:pStyle w:val="Textoindependiente"/>
                      <w:spacing w:line="245" w:lineRule="exact"/>
                      <w:ind w:left="60"/>
                    </w:pPr>
                    <w:r>
                      <w:rPr>
                        <w:color w:val="2C2C2C"/>
                        <w:spacing w:val="-10"/>
                      </w:rPr>
                      <w:fldChar w:fldCharType="begin"/>
                    </w:r>
                    <w:r>
                      <w:rPr>
                        <w:color w:val="2C2C2C"/>
                        <w:spacing w:val="-10"/>
                      </w:rPr>
                      <w:instrText xml:space="preserve"> PAGE </w:instrText>
                    </w:r>
                    <w:r>
                      <w:rPr>
                        <w:color w:val="2C2C2C"/>
                        <w:spacing w:val="-10"/>
                      </w:rPr>
                      <w:fldChar w:fldCharType="separate"/>
                    </w:r>
                    <w:r>
                      <w:rPr>
                        <w:color w:val="2C2C2C"/>
                        <w:spacing w:val="-10"/>
                      </w:rPr>
                      <w:t>3</w:t>
                    </w:r>
                    <w:r>
                      <w:rPr>
                        <w:color w:val="2C2C2C"/>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87168" w14:textId="77777777" w:rsidR="00D733C9" w:rsidRDefault="00000000">
    <w:pPr>
      <w:pStyle w:val="Textoindependiente"/>
      <w:spacing w:line="14" w:lineRule="auto"/>
      <w:rPr>
        <w:sz w:val="20"/>
      </w:rPr>
    </w:pPr>
    <w:r>
      <w:rPr>
        <w:noProof/>
        <w:sz w:val="20"/>
      </w:rPr>
      <mc:AlternateContent>
        <mc:Choice Requires="wps">
          <w:drawing>
            <wp:anchor distT="0" distB="0" distL="0" distR="0" simplePos="0" relativeHeight="487382016" behindDoc="1" locked="0" layoutInCell="1" allowOverlap="1" wp14:anchorId="639C6608" wp14:editId="02033F77">
              <wp:simplePos x="0" y="0"/>
              <wp:positionH relativeFrom="page">
                <wp:posOffset>6493255</wp:posOffset>
              </wp:positionH>
              <wp:positionV relativeFrom="page">
                <wp:posOffset>10080752</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0E1E84B" w14:textId="77777777" w:rsidR="00D733C9" w:rsidRDefault="00000000">
                          <w:pPr>
                            <w:pStyle w:val="Textoindependiente"/>
                            <w:spacing w:line="245" w:lineRule="exact"/>
                            <w:ind w:left="20"/>
                          </w:pPr>
                          <w:r>
                            <w:rPr>
                              <w:color w:val="2C2C2C"/>
                              <w:spacing w:val="-5"/>
                            </w:rPr>
                            <w:t>10</w:t>
                          </w:r>
                        </w:p>
                      </w:txbxContent>
                    </wps:txbx>
                    <wps:bodyPr wrap="square" lIns="0" tIns="0" rIns="0" bIns="0" rtlCol="0">
                      <a:noAutofit/>
                    </wps:bodyPr>
                  </wps:wsp>
                </a:graphicData>
              </a:graphic>
            </wp:anchor>
          </w:drawing>
        </mc:Choice>
        <mc:Fallback>
          <w:pict>
            <v:shapetype w14:anchorId="639C6608" id="_x0000_t202" coordsize="21600,21600" o:spt="202" path="m,l,21600r21600,l21600,xe">
              <v:stroke joinstyle="miter"/>
              <v:path gradientshapeok="t" o:connecttype="rect"/>
            </v:shapetype>
            <v:shape id="Textbox 3" o:spid="_x0000_s1027" type="#_x0000_t202" style="position:absolute;margin-left:511.3pt;margin-top:793.75pt;width:13.3pt;height:13.05pt;z-index:-159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" filled="f" stroked="f">
              <v:textbox inset="0,0,0,0">
                <w:txbxContent>
                  <w:p w14:paraId="00E1E84B" w14:textId="77777777" w:rsidR="00D733C9" w:rsidRDefault="00000000">
                    <w:pPr>
                      <w:pStyle w:val="Textoindependiente"/>
                      <w:spacing w:line="245" w:lineRule="exact"/>
                      <w:ind w:left="20"/>
                    </w:pPr>
                    <w:r>
                      <w:rPr>
                        <w:color w:val="2C2C2C"/>
                        <w:spacing w:val="-5"/>
                      </w:rPr>
                      <w:t>10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1D9F4" w14:textId="77777777" w:rsidR="00D733C9" w:rsidRDefault="00000000">
    <w:pPr>
      <w:pStyle w:val="Textoindependiente"/>
      <w:spacing w:line="14" w:lineRule="auto"/>
      <w:rPr>
        <w:sz w:val="20"/>
      </w:rPr>
    </w:pPr>
    <w:r>
      <w:rPr>
        <w:noProof/>
        <w:sz w:val="20"/>
      </w:rPr>
      <mc:AlternateContent>
        <mc:Choice Requires="wps">
          <w:drawing>
            <wp:anchor distT="0" distB="0" distL="0" distR="0" simplePos="0" relativeHeight="487382528" behindDoc="1" locked="0" layoutInCell="1" allowOverlap="1" wp14:anchorId="51A663B0" wp14:editId="774B3E43">
              <wp:simplePos x="0" y="0"/>
              <wp:positionH relativeFrom="page">
                <wp:posOffset>6493255</wp:posOffset>
              </wp:positionH>
              <wp:positionV relativeFrom="page">
                <wp:posOffset>10080752</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221E2E2" w14:textId="77777777" w:rsidR="00D733C9" w:rsidRDefault="00000000">
                          <w:pPr>
                            <w:pStyle w:val="Textoindependiente"/>
                            <w:spacing w:line="245" w:lineRule="exact"/>
                            <w:ind w:left="20"/>
                          </w:pPr>
                          <w:r>
                            <w:rPr>
                              <w:color w:val="2C2C2C"/>
                              <w:spacing w:val="-5"/>
                            </w:rPr>
                            <w:t>11</w:t>
                          </w:r>
                        </w:p>
                      </w:txbxContent>
                    </wps:txbx>
                    <wps:bodyPr wrap="square" lIns="0" tIns="0" rIns="0" bIns="0" rtlCol="0">
                      <a:noAutofit/>
                    </wps:bodyPr>
                  </wps:wsp>
                </a:graphicData>
              </a:graphic>
            </wp:anchor>
          </w:drawing>
        </mc:Choice>
        <mc:Fallback>
          <w:pict>
            <v:shapetype w14:anchorId="51A663B0" id="_x0000_t202" coordsize="21600,21600" o:spt="202" path="m,l,21600r21600,l21600,xe">
              <v:stroke joinstyle="miter"/>
              <v:path gradientshapeok="t" o:connecttype="rect"/>
            </v:shapetype>
            <v:shape id="Textbox 4" o:spid="_x0000_s1028" type="#_x0000_t202" style="position:absolute;margin-left:511.3pt;margin-top:793.75pt;width:13.3pt;height:13.05pt;z-index:-159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" filled="f" stroked="f">
              <v:textbox inset="0,0,0,0">
                <w:txbxContent>
                  <w:p w14:paraId="1221E2E2" w14:textId="77777777" w:rsidR="00D733C9" w:rsidRDefault="00000000">
                    <w:pPr>
                      <w:pStyle w:val="Textoindependiente"/>
                      <w:spacing w:line="245" w:lineRule="exact"/>
                      <w:ind w:left="20"/>
                    </w:pPr>
                    <w:r>
                      <w:rPr>
                        <w:color w:val="2C2C2C"/>
                        <w:spacing w:val="-5"/>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2EC7A" w14:textId="77777777" w:rsidR="00D26777" w:rsidRDefault="00D26777">
      <w:r>
        <w:separator/>
      </w:r>
    </w:p>
  </w:footnote>
  <w:footnote w:type="continuationSeparator" w:id="0">
    <w:p w14:paraId="5F47D673" w14:textId="77777777" w:rsidR="00D26777" w:rsidRDefault="00D26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555130" w14:textId="77777777" w:rsidR="00BF4E84" w:rsidRDefault="00BF4E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CA80A" w14:textId="77777777" w:rsidR="00BF4E84" w:rsidRDefault="00BF4E8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2E849" w14:textId="77777777" w:rsidR="00BF4E84" w:rsidRDefault="00BF4E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1A77"/>
    <w:multiLevelType w:val="hybridMultilevel"/>
    <w:tmpl w:val="E09A0C22"/>
    <w:lvl w:ilvl="0" w:tplc="EBF81BAC">
      <w:numFmt w:val="bullet"/>
      <w:lvlText w:val="•"/>
      <w:lvlJc w:val="left"/>
      <w:pPr>
        <w:ind w:left="885" w:hanging="360"/>
      </w:pPr>
      <w:rPr>
        <w:rFonts w:ascii="Calibri" w:eastAsia="Calibri" w:hAnsi="Calibri" w:cs="Calibri" w:hint="default"/>
        <w:b w:val="0"/>
        <w:bCs w:val="0"/>
        <w:i w:val="0"/>
        <w:iCs w:val="0"/>
        <w:color w:val="2C2C2C"/>
        <w:spacing w:val="0"/>
        <w:w w:val="100"/>
        <w:sz w:val="22"/>
        <w:szCs w:val="22"/>
        <w:lang w:val="es-ES" w:eastAsia="en-US" w:bidi="ar-SA"/>
      </w:rPr>
    </w:lvl>
    <w:lvl w:ilvl="1" w:tplc="F884A58C">
      <w:numFmt w:val="bullet"/>
      <w:lvlText w:val="•"/>
      <w:lvlJc w:val="left"/>
      <w:pPr>
        <w:ind w:left="1727" w:hanging="360"/>
      </w:pPr>
      <w:rPr>
        <w:rFonts w:hint="default"/>
        <w:lang w:val="es-ES" w:eastAsia="en-US" w:bidi="ar-SA"/>
      </w:rPr>
    </w:lvl>
    <w:lvl w:ilvl="2" w:tplc="7CEE2CB4">
      <w:numFmt w:val="bullet"/>
      <w:lvlText w:val="•"/>
      <w:lvlJc w:val="left"/>
      <w:pPr>
        <w:ind w:left="2575" w:hanging="360"/>
      </w:pPr>
      <w:rPr>
        <w:rFonts w:hint="default"/>
        <w:lang w:val="es-ES" w:eastAsia="en-US" w:bidi="ar-SA"/>
      </w:rPr>
    </w:lvl>
    <w:lvl w:ilvl="3" w:tplc="39561B6E">
      <w:numFmt w:val="bullet"/>
      <w:lvlText w:val="•"/>
      <w:lvlJc w:val="left"/>
      <w:pPr>
        <w:ind w:left="3422" w:hanging="360"/>
      </w:pPr>
      <w:rPr>
        <w:rFonts w:hint="default"/>
        <w:lang w:val="es-ES" w:eastAsia="en-US" w:bidi="ar-SA"/>
      </w:rPr>
    </w:lvl>
    <w:lvl w:ilvl="4" w:tplc="B414E1D0">
      <w:numFmt w:val="bullet"/>
      <w:lvlText w:val="•"/>
      <w:lvlJc w:val="left"/>
      <w:pPr>
        <w:ind w:left="4270" w:hanging="360"/>
      </w:pPr>
      <w:rPr>
        <w:rFonts w:hint="default"/>
        <w:lang w:val="es-ES" w:eastAsia="en-US" w:bidi="ar-SA"/>
      </w:rPr>
    </w:lvl>
    <w:lvl w:ilvl="5" w:tplc="7D4E98A4">
      <w:numFmt w:val="bullet"/>
      <w:lvlText w:val="•"/>
      <w:lvlJc w:val="left"/>
      <w:pPr>
        <w:ind w:left="5118" w:hanging="360"/>
      </w:pPr>
      <w:rPr>
        <w:rFonts w:hint="default"/>
        <w:lang w:val="es-ES" w:eastAsia="en-US" w:bidi="ar-SA"/>
      </w:rPr>
    </w:lvl>
    <w:lvl w:ilvl="6" w:tplc="4F18ABA4">
      <w:numFmt w:val="bullet"/>
      <w:lvlText w:val="•"/>
      <w:lvlJc w:val="left"/>
      <w:pPr>
        <w:ind w:left="5965" w:hanging="360"/>
      </w:pPr>
      <w:rPr>
        <w:rFonts w:hint="default"/>
        <w:lang w:val="es-ES" w:eastAsia="en-US" w:bidi="ar-SA"/>
      </w:rPr>
    </w:lvl>
    <w:lvl w:ilvl="7" w:tplc="67FC8AB4">
      <w:numFmt w:val="bullet"/>
      <w:lvlText w:val="•"/>
      <w:lvlJc w:val="left"/>
      <w:pPr>
        <w:ind w:left="6813" w:hanging="360"/>
      </w:pPr>
      <w:rPr>
        <w:rFonts w:hint="default"/>
        <w:lang w:val="es-ES" w:eastAsia="en-US" w:bidi="ar-SA"/>
      </w:rPr>
    </w:lvl>
    <w:lvl w:ilvl="8" w:tplc="B44E8918">
      <w:numFmt w:val="bullet"/>
      <w:lvlText w:val="•"/>
      <w:lvlJc w:val="left"/>
      <w:pPr>
        <w:ind w:left="7661" w:hanging="360"/>
      </w:pPr>
      <w:rPr>
        <w:rFonts w:hint="default"/>
        <w:lang w:val="es-ES" w:eastAsia="en-US" w:bidi="ar-SA"/>
      </w:rPr>
    </w:lvl>
  </w:abstractNum>
  <w:abstractNum w:abstractNumId="1" w15:restartNumberingAfterBreak="0">
    <w:nsid w:val="1DA90C04"/>
    <w:multiLevelType w:val="multilevel"/>
    <w:tmpl w:val="464EAF26"/>
    <w:lvl w:ilvl="0">
      <w:start w:val="1"/>
      <w:numFmt w:val="decimal"/>
      <w:lvlText w:val="%1."/>
      <w:lvlJc w:val="left"/>
      <w:pPr>
        <w:ind w:left="385" w:hanging="221"/>
        <w:jc w:val="left"/>
      </w:pPr>
      <w:rPr>
        <w:rFonts w:ascii="Calibri" w:eastAsia="Calibri" w:hAnsi="Calibri" w:cs="Calibri" w:hint="default"/>
        <w:b/>
        <w:bCs/>
        <w:i w:val="0"/>
        <w:iCs w:val="0"/>
        <w:color w:val="2C2C2C"/>
        <w:spacing w:val="0"/>
        <w:w w:val="100"/>
        <w:sz w:val="22"/>
        <w:szCs w:val="22"/>
        <w:lang w:val="es-ES" w:eastAsia="en-US" w:bidi="ar-SA"/>
      </w:rPr>
    </w:lvl>
    <w:lvl w:ilvl="1">
      <w:start w:val="1"/>
      <w:numFmt w:val="decimal"/>
      <w:lvlText w:val="%1.%2"/>
      <w:lvlJc w:val="left"/>
      <w:pPr>
        <w:ind w:left="856" w:hanging="331"/>
        <w:jc w:val="left"/>
      </w:pPr>
      <w:rPr>
        <w:rFonts w:ascii="Calibri" w:eastAsia="Calibri" w:hAnsi="Calibri" w:cs="Calibri" w:hint="default"/>
        <w:b w:val="0"/>
        <w:bCs w:val="0"/>
        <w:i w:val="0"/>
        <w:iCs w:val="0"/>
        <w:color w:val="5A5A5A"/>
        <w:spacing w:val="0"/>
        <w:w w:val="100"/>
        <w:sz w:val="22"/>
        <w:szCs w:val="22"/>
        <w:lang w:val="es-ES" w:eastAsia="en-US" w:bidi="ar-SA"/>
      </w:rPr>
    </w:lvl>
    <w:lvl w:ilvl="2">
      <w:numFmt w:val="bullet"/>
      <w:lvlText w:val="•"/>
      <w:lvlJc w:val="left"/>
      <w:pPr>
        <w:ind w:left="1804" w:hanging="331"/>
      </w:pPr>
      <w:rPr>
        <w:rFonts w:hint="default"/>
        <w:lang w:val="es-ES" w:eastAsia="en-US" w:bidi="ar-SA"/>
      </w:rPr>
    </w:lvl>
    <w:lvl w:ilvl="3">
      <w:numFmt w:val="bullet"/>
      <w:lvlText w:val="•"/>
      <w:lvlJc w:val="left"/>
      <w:pPr>
        <w:ind w:left="2748" w:hanging="331"/>
      </w:pPr>
      <w:rPr>
        <w:rFonts w:hint="default"/>
        <w:lang w:val="es-ES" w:eastAsia="en-US" w:bidi="ar-SA"/>
      </w:rPr>
    </w:lvl>
    <w:lvl w:ilvl="4">
      <w:numFmt w:val="bullet"/>
      <w:lvlText w:val="•"/>
      <w:lvlJc w:val="left"/>
      <w:pPr>
        <w:ind w:left="3692" w:hanging="331"/>
      </w:pPr>
      <w:rPr>
        <w:rFonts w:hint="default"/>
        <w:lang w:val="es-ES" w:eastAsia="en-US" w:bidi="ar-SA"/>
      </w:rPr>
    </w:lvl>
    <w:lvl w:ilvl="5">
      <w:numFmt w:val="bullet"/>
      <w:lvlText w:val="•"/>
      <w:lvlJc w:val="left"/>
      <w:pPr>
        <w:ind w:left="4636" w:hanging="331"/>
      </w:pPr>
      <w:rPr>
        <w:rFonts w:hint="default"/>
        <w:lang w:val="es-ES" w:eastAsia="en-US" w:bidi="ar-SA"/>
      </w:rPr>
    </w:lvl>
    <w:lvl w:ilvl="6">
      <w:numFmt w:val="bullet"/>
      <w:lvlText w:val="•"/>
      <w:lvlJc w:val="left"/>
      <w:pPr>
        <w:ind w:left="5580" w:hanging="331"/>
      </w:pPr>
      <w:rPr>
        <w:rFonts w:hint="default"/>
        <w:lang w:val="es-ES" w:eastAsia="en-US" w:bidi="ar-SA"/>
      </w:rPr>
    </w:lvl>
    <w:lvl w:ilvl="7">
      <w:numFmt w:val="bullet"/>
      <w:lvlText w:val="•"/>
      <w:lvlJc w:val="left"/>
      <w:pPr>
        <w:ind w:left="6524" w:hanging="331"/>
      </w:pPr>
      <w:rPr>
        <w:rFonts w:hint="default"/>
        <w:lang w:val="es-ES" w:eastAsia="en-US" w:bidi="ar-SA"/>
      </w:rPr>
    </w:lvl>
    <w:lvl w:ilvl="8">
      <w:numFmt w:val="bullet"/>
      <w:lvlText w:val="•"/>
      <w:lvlJc w:val="left"/>
      <w:pPr>
        <w:ind w:left="7468" w:hanging="331"/>
      </w:pPr>
      <w:rPr>
        <w:rFonts w:hint="default"/>
        <w:lang w:val="es-ES" w:eastAsia="en-US" w:bidi="ar-SA"/>
      </w:rPr>
    </w:lvl>
  </w:abstractNum>
  <w:abstractNum w:abstractNumId="2" w15:restartNumberingAfterBreak="0">
    <w:nsid w:val="242E3119"/>
    <w:multiLevelType w:val="hybridMultilevel"/>
    <w:tmpl w:val="350A1B08"/>
    <w:lvl w:ilvl="0" w:tplc="61268B8E">
      <w:numFmt w:val="bullet"/>
      <w:lvlText w:val="•"/>
      <w:lvlJc w:val="left"/>
      <w:pPr>
        <w:ind w:left="165" w:hanging="360"/>
      </w:pPr>
      <w:rPr>
        <w:rFonts w:ascii="Calibri" w:eastAsia="Calibri" w:hAnsi="Calibri" w:cs="Calibri" w:hint="default"/>
        <w:b w:val="0"/>
        <w:bCs w:val="0"/>
        <w:i w:val="0"/>
        <w:iCs w:val="0"/>
        <w:color w:val="2C2C2C"/>
        <w:spacing w:val="0"/>
        <w:w w:val="100"/>
        <w:sz w:val="22"/>
        <w:szCs w:val="22"/>
        <w:lang w:val="es-ES" w:eastAsia="en-US" w:bidi="ar-SA"/>
      </w:rPr>
    </w:lvl>
    <w:lvl w:ilvl="1" w:tplc="46849076">
      <w:numFmt w:val="bullet"/>
      <w:lvlText w:val="•"/>
      <w:lvlJc w:val="left"/>
      <w:pPr>
        <w:ind w:left="1079" w:hanging="360"/>
      </w:pPr>
      <w:rPr>
        <w:rFonts w:hint="default"/>
        <w:lang w:val="es-ES" w:eastAsia="en-US" w:bidi="ar-SA"/>
      </w:rPr>
    </w:lvl>
    <w:lvl w:ilvl="2" w:tplc="65EC6B12">
      <w:numFmt w:val="bullet"/>
      <w:lvlText w:val="•"/>
      <w:lvlJc w:val="left"/>
      <w:pPr>
        <w:ind w:left="1999" w:hanging="360"/>
      </w:pPr>
      <w:rPr>
        <w:rFonts w:hint="default"/>
        <w:lang w:val="es-ES" w:eastAsia="en-US" w:bidi="ar-SA"/>
      </w:rPr>
    </w:lvl>
    <w:lvl w:ilvl="3" w:tplc="0DEA4412">
      <w:numFmt w:val="bullet"/>
      <w:lvlText w:val="•"/>
      <w:lvlJc w:val="left"/>
      <w:pPr>
        <w:ind w:left="2918" w:hanging="360"/>
      </w:pPr>
      <w:rPr>
        <w:rFonts w:hint="default"/>
        <w:lang w:val="es-ES" w:eastAsia="en-US" w:bidi="ar-SA"/>
      </w:rPr>
    </w:lvl>
    <w:lvl w:ilvl="4" w:tplc="D6A4FABC">
      <w:numFmt w:val="bullet"/>
      <w:lvlText w:val="•"/>
      <w:lvlJc w:val="left"/>
      <w:pPr>
        <w:ind w:left="3838" w:hanging="360"/>
      </w:pPr>
      <w:rPr>
        <w:rFonts w:hint="default"/>
        <w:lang w:val="es-ES" w:eastAsia="en-US" w:bidi="ar-SA"/>
      </w:rPr>
    </w:lvl>
    <w:lvl w:ilvl="5" w:tplc="7FFE93E4">
      <w:numFmt w:val="bullet"/>
      <w:lvlText w:val="•"/>
      <w:lvlJc w:val="left"/>
      <w:pPr>
        <w:ind w:left="4758" w:hanging="360"/>
      </w:pPr>
      <w:rPr>
        <w:rFonts w:hint="default"/>
        <w:lang w:val="es-ES" w:eastAsia="en-US" w:bidi="ar-SA"/>
      </w:rPr>
    </w:lvl>
    <w:lvl w:ilvl="6" w:tplc="35542382">
      <w:numFmt w:val="bullet"/>
      <w:lvlText w:val="•"/>
      <w:lvlJc w:val="left"/>
      <w:pPr>
        <w:ind w:left="5677" w:hanging="360"/>
      </w:pPr>
      <w:rPr>
        <w:rFonts w:hint="default"/>
        <w:lang w:val="es-ES" w:eastAsia="en-US" w:bidi="ar-SA"/>
      </w:rPr>
    </w:lvl>
    <w:lvl w:ilvl="7" w:tplc="98E29B58">
      <w:numFmt w:val="bullet"/>
      <w:lvlText w:val="•"/>
      <w:lvlJc w:val="left"/>
      <w:pPr>
        <w:ind w:left="6597" w:hanging="360"/>
      </w:pPr>
      <w:rPr>
        <w:rFonts w:hint="default"/>
        <w:lang w:val="es-ES" w:eastAsia="en-US" w:bidi="ar-SA"/>
      </w:rPr>
    </w:lvl>
    <w:lvl w:ilvl="8" w:tplc="0D085F80">
      <w:numFmt w:val="bullet"/>
      <w:lvlText w:val="•"/>
      <w:lvlJc w:val="left"/>
      <w:pPr>
        <w:ind w:left="7517" w:hanging="360"/>
      </w:pPr>
      <w:rPr>
        <w:rFonts w:hint="default"/>
        <w:lang w:val="es-ES" w:eastAsia="en-US" w:bidi="ar-SA"/>
      </w:rPr>
    </w:lvl>
  </w:abstractNum>
  <w:abstractNum w:abstractNumId="3" w15:restartNumberingAfterBreak="0">
    <w:nsid w:val="27982D5F"/>
    <w:multiLevelType w:val="multilevel"/>
    <w:tmpl w:val="83D04D48"/>
    <w:lvl w:ilvl="0">
      <w:start w:val="1"/>
      <w:numFmt w:val="decimal"/>
      <w:lvlText w:val="%1."/>
      <w:lvlJc w:val="left"/>
      <w:pPr>
        <w:ind w:left="525" w:hanging="360"/>
        <w:jc w:val="left"/>
      </w:pPr>
      <w:rPr>
        <w:rFonts w:ascii="Calibri" w:eastAsia="Calibri" w:hAnsi="Calibri" w:cs="Calibri" w:hint="default"/>
        <w:b/>
        <w:bCs/>
        <w:i w:val="0"/>
        <w:iCs w:val="0"/>
        <w:color w:val="205E99"/>
        <w:spacing w:val="-1"/>
        <w:w w:val="100"/>
        <w:sz w:val="36"/>
        <w:szCs w:val="36"/>
        <w:lang w:val="es-ES" w:eastAsia="en-US" w:bidi="ar-SA"/>
      </w:rPr>
    </w:lvl>
    <w:lvl w:ilvl="1">
      <w:start w:val="1"/>
      <w:numFmt w:val="decimal"/>
      <w:lvlText w:val="%1.%2"/>
      <w:lvlJc w:val="left"/>
      <w:pPr>
        <w:ind w:left="585" w:hanging="420"/>
        <w:jc w:val="left"/>
      </w:pPr>
      <w:rPr>
        <w:rFonts w:ascii="Calibri" w:eastAsia="Calibri" w:hAnsi="Calibri" w:cs="Calibri" w:hint="default"/>
        <w:b/>
        <w:bCs/>
        <w:i w:val="0"/>
        <w:iCs w:val="0"/>
        <w:color w:val="2C2C2C"/>
        <w:spacing w:val="-2"/>
        <w:w w:val="100"/>
        <w:sz w:val="28"/>
        <w:szCs w:val="28"/>
        <w:lang w:val="es-ES" w:eastAsia="en-US" w:bidi="ar-SA"/>
      </w:rPr>
    </w:lvl>
    <w:lvl w:ilvl="2">
      <w:numFmt w:val="bullet"/>
      <w:lvlText w:val="•"/>
      <w:lvlJc w:val="left"/>
      <w:pPr>
        <w:ind w:left="885" w:hanging="360"/>
      </w:pPr>
      <w:rPr>
        <w:rFonts w:ascii="Calibri" w:eastAsia="Calibri" w:hAnsi="Calibri" w:cs="Calibri" w:hint="default"/>
        <w:b w:val="0"/>
        <w:bCs w:val="0"/>
        <w:i w:val="0"/>
        <w:iCs w:val="0"/>
        <w:color w:val="2C2C2C"/>
        <w:spacing w:val="0"/>
        <w:w w:val="100"/>
        <w:sz w:val="22"/>
        <w:szCs w:val="22"/>
        <w:lang w:val="es-ES" w:eastAsia="en-US" w:bidi="ar-SA"/>
      </w:rPr>
    </w:lvl>
    <w:lvl w:ilvl="3">
      <w:numFmt w:val="bullet"/>
      <w:lvlText w:val="•"/>
      <w:lvlJc w:val="left"/>
      <w:pPr>
        <w:ind w:left="1939" w:hanging="360"/>
      </w:pPr>
      <w:rPr>
        <w:rFonts w:hint="default"/>
        <w:lang w:val="es-ES" w:eastAsia="en-US" w:bidi="ar-SA"/>
      </w:rPr>
    </w:lvl>
    <w:lvl w:ilvl="4">
      <w:numFmt w:val="bullet"/>
      <w:lvlText w:val="•"/>
      <w:lvlJc w:val="left"/>
      <w:pPr>
        <w:ind w:left="2999" w:hanging="360"/>
      </w:pPr>
      <w:rPr>
        <w:rFonts w:hint="default"/>
        <w:lang w:val="es-ES" w:eastAsia="en-US" w:bidi="ar-SA"/>
      </w:rPr>
    </w:lvl>
    <w:lvl w:ilvl="5">
      <w:numFmt w:val="bullet"/>
      <w:lvlText w:val="•"/>
      <w:lvlJc w:val="left"/>
      <w:pPr>
        <w:ind w:left="4058" w:hanging="360"/>
      </w:pPr>
      <w:rPr>
        <w:rFonts w:hint="default"/>
        <w:lang w:val="es-ES" w:eastAsia="en-US" w:bidi="ar-SA"/>
      </w:rPr>
    </w:lvl>
    <w:lvl w:ilvl="6">
      <w:numFmt w:val="bullet"/>
      <w:lvlText w:val="•"/>
      <w:lvlJc w:val="left"/>
      <w:pPr>
        <w:ind w:left="5118" w:hanging="360"/>
      </w:pPr>
      <w:rPr>
        <w:rFonts w:hint="default"/>
        <w:lang w:val="es-ES" w:eastAsia="en-US" w:bidi="ar-SA"/>
      </w:rPr>
    </w:lvl>
    <w:lvl w:ilvl="7">
      <w:numFmt w:val="bullet"/>
      <w:lvlText w:val="•"/>
      <w:lvlJc w:val="left"/>
      <w:pPr>
        <w:ind w:left="6177" w:hanging="360"/>
      </w:pPr>
      <w:rPr>
        <w:rFonts w:hint="default"/>
        <w:lang w:val="es-ES" w:eastAsia="en-US" w:bidi="ar-SA"/>
      </w:rPr>
    </w:lvl>
    <w:lvl w:ilvl="8">
      <w:numFmt w:val="bullet"/>
      <w:lvlText w:val="•"/>
      <w:lvlJc w:val="left"/>
      <w:pPr>
        <w:ind w:left="7237" w:hanging="360"/>
      </w:pPr>
      <w:rPr>
        <w:rFonts w:hint="default"/>
        <w:lang w:val="es-ES" w:eastAsia="en-US" w:bidi="ar-SA"/>
      </w:rPr>
    </w:lvl>
  </w:abstractNum>
  <w:abstractNum w:abstractNumId="4" w15:restartNumberingAfterBreak="0">
    <w:nsid w:val="36BA363C"/>
    <w:multiLevelType w:val="hybridMultilevel"/>
    <w:tmpl w:val="A56A49F6"/>
    <w:lvl w:ilvl="0" w:tplc="F7B6A636">
      <w:numFmt w:val="bullet"/>
      <w:lvlText w:val="•"/>
      <w:lvlJc w:val="left"/>
      <w:pPr>
        <w:ind w:left="885" w:hanging="360"/>
      </w:pPr>
      <w:rPr>
        <w:rFonts w:ascii="Calibri" w:eastAsia="Calibri" w:hAnsi="Calibri" w:cs="Calibri" w:hint="default"/>
        <w:b w:val="0"/>
        <w:bCs w:val="0"/>
        <w:i w:val="0"/>
        <w:iCs w:val="0"/>
        <w:color w:val="2C2C2C"/>
        <w:spacing w:val="0"/>
        <w:w w:val="100"/>
        <w:sz w:val="22"/>
        <w:szCs w:val="22"/>
        <w:lang w:val="es-ES" w:eastAsia="en-US" w:bidi="ar-SA"/>
      </w:rPr>
    </w:lvl>
    <w:lvl w:ilvl="1" w:tplc="F2901004">
      <w:numFmt w:val="bullet"/>
      <w:lvlText w:val="•"/>
      <w:lvlJc w:val="left"/>
      <w:pPr>
        <w:ind w:left="1727" w:hanging="360"/>
      </w:pPr>
      <w:rPr>
        <w:rFonts w:hint="default"/>
        <w:lang w:val="es-ES" w:eastAsia="en-US" w:bidi="ar-SA"/>
      </w:rPr>
    </w:lvl>
    <w:lvl w:ilvl="2" w:tplc="D084E1C6">
      <w:numFmt w:val="bullet"/>
      <w:lvlText w:val="•"/>
      <w:lvlJc w:val="left"/>
      <w:pPr>
        <w:ind w:left="2575" w:hanging="360"/>
      </w:pPr>
      <w:rPr>
        <w:rFonts w:hint="default"/>
        <w:lang w:val="es-ES" w:eastAsia="en-US" w:bidi="ar-SA"/>
      </w:rPr>
    </w:lvl>
    <w:lvl w:ilvl="3" w:tplc="E55CC180">
      <w:numFmt w:val="bullet"/>
      <w:lvlText w:val="•"/>
      <w:lvlJc w:val="left"/>
      <w:pPr>
        <w:ind w:left="3422" w:hanging="360"/>
      </w:pPr>
      <w:rPr>
        <w:rFonts w:hint="default"/>
        <w:lang w:val="es-ES" w:eastAsia="en-US" w:bidi="ar-SA"/>
      </w:rPr>
    </w:lvl>
    <w:lvl w:ilvl="4" w:tplc="0366C7E0">
      <w:numFmt w:val="bullet"/>
      <w:lvlText w:val="•"/>
      <w:lvlJc w:val="left"/>
      <w:pPr>
        <w:ind w:left="4270" w:hanging="360"/>
      </w:pPr>
      <w:rPr>
        <w:rFonts w:hint="default"/>
        <w:lang w:val="es-ES" w:eastAsia="en-US" w:bidi="ar-SA"/>
      </w:rPr>
    </w:lvl>
    <w:lvl w:ilvl="5" w:tplc="8A02F680">
      <w:numFmt w:val="bullet"/>
      <w:lvlText w:val="•"/>
      <w:lvlJc w:val="left"/>
      <w:pPr>
        <w:ind w:left="5118" w:hanging="360"/>
      </w:pPr>
      <w:rPr>
        <w:rFonts w:hint="default"/>
        <w:lang w:val="es-ES" w:eastAsia="en-US" w:bidi="ar-SA"/>
      </w:rPr>
    </w:lvl>
    <w:lvl w:ilvl="6" w:tplc="4030F2EA">
      <w:numFmt w:val="bullet"/>
      <w:lvlText w:val="•"/>
      <w:lvlJc w:val="left"/>
      <w:pPr>
        <w:ind w:left="5965" w:hanging="360"/>
      </w:pPr>
      <w:rPr>
        <w:rFonts w:hint="default"/>
        <w:lang w:val="es-ES" w:eastAsia="en-US" w:bidi="ar-SA"/>
      </w:rPr>
    </w:lvl>
    <w:lvl w:ilvl="7" w:tplc="C434A078">
      <w:numFmt w:val="bullet"/>
      <w:lvlText w:val="•"/>
      <w:lvlJc w:val="left"/>
      <w:pPr>
        <w:ind w:left="6813" w:hanging="360"/>
      </w:pPr>
      <w:rPr>
        <w:rFonts w:hint="default"/>
        <w:lang w:val="es-ES" w:eastAsia="en-US" w:bidi="ar-SA"/>
      </w:rPr>
    </w:lvl>
    <w:lvl w:ilvl="8" w:tplc="B3F411A0">
      <w:numFmt w:val="bullet"/>
      <w:lvlText w:val="•"/>
      <w:lvlJc w:val="left"/>
      <w:pPr>
        <w:ind w:left="7661" w:hanging="360"/>
      </w:pPr>
      <w:rPr>
        <w:rFonts w:hint="default"/>
        <w:lang w:val="es-ES" w:eastAsia="en-US" w:bidi="ar-SA"/>
      </w:rPr>
    </w:lvl>
  </w:abstractNum>
  <w:abstractNum w:abstractNumId="5" w15:restartNumberingAfterBreak="0">
    <w:nsid w:val="47CF10ED"/>
    <w:multiLevelType w:val="hybridMultilevel"/>
    <w:tmpl w:val="0212DFFA"/>
    <w:lvl w:ilvl="0" w:tplc="2FD6AD02">
      <w:start w:val="1"/>
      <w:numFmt w:val="decimal"/>
      <w:lvlText w:val="%1."/>
      <w:lvlJc w:val="left"/>
      <w:pPr>
        <w:ind w:left="885" w:hanging="360"/>
        <w:jc w:val="left"/>
      </w:pPr>
      <w:rPr>
        <w:rFonts w:ascii="Calibri" w:eastAsia="Calibri" w:hAnsi="Calibri" w:cs="Calibri"/>
        <w:b w:val="0"/>
        <w:bCs w:val="0"/>
        <w:i w:val="0"/>
        <w:iCs w:val="0"/>
        <w:color w:val="2C2C2C"/>
        <w:spacing w:val="0"/>
        <w:w w:val="100"/>
        <w:sz w:val="22"/>
        <w:szCs w:val="22"/>
        <w:lang w:val="es-ES" w:eastAsia="en-US" w:bidi="ar-SA"/>
      </w:rPr>
    </w:lvl>
    <w:lvl w:ilvl="1" w:tplc="5F7EB7CC">
      <w:numFmt w:val="bullet"/>
      <w:lvlText w:val="•"/>
      <w:lvlJc w:val="left"/>
      <w:pPr>
        <w:ind w:left="1727" w:hanging="360"/>
      </w:pPr>
      <w:rPr>
        <w:rFonts w:hint="default"/>
        <w:lang w:val="es-ES" w:eastAsia="en-US" w:bidi="ar-SA"/>
      </w:rPr>
    </w:lvl>
    <w:lvl w:ilvl="2" w:tplc="A2C86EA6">
      <w:numFmt w:val="bullet"/>
      <w:lvlText w:val="•"/>
      <w:lvlJc w:val="left"/>
      <w:pPr>
        <w:ind w:left="2575" w:hanging="360"/>
      </w:pPr>
      <w:rPr>
        <w:rFonts w:hint="default"/>
        <w:lang w:val="es-ES" w:eastAsia="en-US" w:bidi="ar-SA"/>
      </w:rPr>
    </w:lvl>
    <w:lvl w:ilvl="3" w:tplc="7396CCCE">
      <w:numFmt w:val="bullet"/>
      <w:lvlText w:val="•"/>
      <w:lvlJc w:val="left"/>
      <w:pPr>
        <w:ind w:left="3422" w:hanging="360"/>
      </w:pPr>
      <w:rPr>
        <w:rFonts w:hint="default"/>
        <w:lang w:val="es-ES" w:eastAsia="en-US" w:bidi="ar-SA"/>
      </w:rPr>
    </w:lvl>
    <w:lvl w:ilvl="4" w:tplc="989043AE">
      <w:numFmt w:val="bullet"/>
      <w:lvlText w:val="•"/>
      <w:lvlJc w:val="left"/>
      <w:pPr>
        <w:ind w:left="4270" w:hanging="360"/>
      </w:pPr>
      <w:rPr>
        <w:rFonts w:hint="default"/>
        <w:lang w:val="es-ES" w:eastAsia="en-US" w:bidi="ar-SA"/>
      </w:rPr>
    </w:lvl>
    <w:lvl w:ilvl="5" w:tplc="F9E44004">
      <w:numFmt w:val="bullet"/>
      <w:lvlText w:val="•"/>
      <w:lvlJc w:val="left"/>
      <w:pPr>
        <w:ind w:left="5118" w:hanging="360"/>
      </w:pPr>
      <w:rPr>
        <w:rFonts w:hint="default"/>
        <w:lang w:val="es-ES" w:eastAsia="en-US" w:bidi="ar-SA"/>
      </w:rPr>
    </w:lvl>
    <w:lvl w:ilvl="6" w:tplc="29920E5C">
      <w:numFmt w:val="bullet"/>
      <w:lvlText w:val="•"/>
      <w:lvlJc w:val="left"/>
      <w:pPr>
        <w:ind w:left="5965" w:hanging="360"/>
      </w:pPr>
      <w:rPr>
        <w:rFonts w:hint="default"/>
        <w:lang w:val="es-ES" w:eastAsia="en-US" w:bidi="ar-SA"/>
      </w:rPr>
    </w:lvl>
    <w:lvl w:ilvl="7" w:tplc="468274D8">
      <w:numFmt w:val="bullet"/>
      <w:lvlText w:val="•"/>
      <w:lvlJc w:val="left"/>
      <w:pPr>
        <w:ind w:left="6813" w:hanging="360"/>
      </w:pPr>
      <w:rPr>
        <w:rFonts w:hint="default"/>
        <w:lang w:val="es-ES" w:eastAsia="en-US" w:bidi="ar-SA"/>
      </w:rPr>
    </w:lvl>
    <w:lvl w:ilvl="8" w:tplc="27B0FA12">
      <w:numFmt w:val="bullet"/>
      <w:lvlText w:val="•"/>
      <w:lvlJc w:val="left"/>
      <w:pPr>
        <w:ind w:left="7661" w:hanging="360"/>
      </w:pPr>
      <w:rPr>
        <w:rFonts w:hint="default"/>
        <w:lang w:val="es-ES" w:eastAsia="en-US" w:bidi="ar-SA"/>
      </w:rPr>
    </w:lvl>
  </w:abstractNum>
  <w:abstractNum w:abstractNumId="6" w15:restartNumberingAfterBreak="0">
    <w:nsid w:val="595F50CD"/>
    <w:multiLevelType w:val="hybridMultilevel"/>
    <w:tmpl w:val="3BF0BCDE"/>
    <w:lvl w:ilvl="0" w:tplc="46546810">
      <w:numFmt w:val="bullet"/>
      <w:lvlText w:val="•"/>
      <w:lvlJc w:val="left"/>
      <w:pPr>
        <w:ind w:left="885" w:hanging="360"/>
      </w:pPr>
      <w:rPr>
        <w:rFonts w:ascii="Calibri" w:eastAsia="Calibri" w:hAnsi="Calibri" w:cs="Calibri" w:hint="default"/>
        <w:b w:val="0"/>
        <w:bCs w:val="0"/>
        <w:i w:val="0"/>
        <w:iCs w:val="0"/>
        <w:color w:val="2C2C2C"/>
        <w:spacing w:val="0"/>
        <w:w w:val="100"/>
        <w:sz w:val="22"/>
        <w:szCs w:val="22"/>
        <w:lang w:val="es-ES" w:eastAsia="en-US" w:bidi="ar-SA"/>
      </w:rPr>
    </w:lvl>
    <w:lvl w:ilvl="1" w:tplc="ADB69580">
      <w:numFmt w:val="bullet"/>
      <w:lvlText w:val="•"/>
      <w:lvlJc w:val="left"/>
      <w:pPr>
        <w:ind w:left="1727" w:hanging="360"/>
      </w:pPr>
      <w:rPr>
        <w:rFonts w:hint="default"/>
        <w:lang w:val="es-ES" w:eastAsia="en-US" w:bidi="ar-SA"/>
      </w:rPr>
    </w:lvl>
    <w:lvl w:ilvl="2" w:tplc="D5629972">
      <w:numFmt w:val="bullet"/>
      <w:lvlText w:val="•"/>
      <w:lvlJc w:val="left"/>
      <w:pPr>
        <w:ind w:left="2575" w:hanging="360"/>
      </w:pPr>
      <w:rPr>
        <w:rFonts w:hint="default"/>
        <w:lang w:val="es-ES" w:eastAsia="en-US" w:bidi="ar-SA"/>
      </w:rPr>
    </w:lvl>
    <w:lvl w:ilvl="3" w:tplc="415A9638">
      <w:numFmt w:val="bullet"/>
      <w:lvlText w:val="•"/>
      <w:lvlJc w:val="left"/>
      <w:pPr>
        <w:ind w:left="3422" w:hanging="360"/>
      </w:pPr>
      <w:rPr>
        <w:rFonts w:hint="default"/>
        <w:lang w:val="es-ES" w:eastAsia="en-US" w:bidi="ar-SA"/>
      </w:rPr>
    </w:lvl>
    <w:lvl w:ilvl="4" w:tplc="870A20E0">
      <w:numFmt w:val="bullet"/>
      <w:lvlText w:val="•"/>
      <w:lvlJc w:val="left"/>
      <w:pPr>
        <w:ind w:left="4270" w:hanging="360"/>
      </w:pPr>
      <w:rPr>
        <w:rFonts w:hint="default"/>
        <w:lang w:val="es-ES" w:eastAsia="en-US" w:bidi="ar-SA"/>
      </w:rPr>
    </w:lvl>
    <w:lvl w:ilvl="5" w:tplc="71DC9D48">
      <w:numFmt w:val="bullet"/>
      <w:lvlText w:val="•"/>
      <w:lvlJc w:val="left"/>
      <w:pPr>
        <w:ind w:left="5118" w:hanging="360"/>
      </w:pPr>
      <w:rPr>
        <w:rFonts w:hint="default"/>
        <w:lang w:val="es-ES" w:eastAsia="en-US" w:bidi="ar-SA"/>
      </w:rPr>
    </w:lvl>
    <w:lvl w:ilvl="6" w:tplc="63C264B2">
      <w:numFmt w:val="bullet"/>
      <w:lvlText w:val="•"/>
      <w:lvlJc w:val="left"/>
      <w:pPr>
        <w:ind w:left="5965" w:hanging="360"/>
      </w:pPr>
      <w:rPr>
        <w:rFonts w:hint="default"/>
        <w:lang w:val="es-ES" w:eastAsia="en-US" w:bidi="ar-SA"/>
      </w:rPr>
    </w:lvl>
    <w:lvl w:ilvl="7" w:tplc="9498FE90">
      <w:numFmt w:val="bullet"/>
      <w:lvlText w:val="•"/>
      <w:lvlJc w:val="left"/>
      <w:pPr>
        <w:ind w:left="6813" w:hanging="360"/>
      </w:pPr>
      <w:rPr>
        <w:rFonts w:hint="default"/>
        <w:lang w:val="es-ES" w:eastAsia="en-US" w:bidi="ar-SA"/>
      </w:rPr>
    </w:lvl>
    <w:lvl w:ilvl="8" w:tplc="69206354">
      <w:numFmt w:val="bullet"/>
      <w:lvlText w:val="•"/>
      <w:lvlJc w:val="left"/>
      <w:pPr>
        <w:ind w:left="7661" w:hanging="360"/>
      </w:pPr>
      <w:rPr>
        <w:rFonts w:hint="default"/>
        <w:lang w:val="es-ES" w:eastAsia="en-US" w:bidi="ar-SA"/>
      </w:rPr>
    </w:lvl>
  </w:abstractNum>
  <w:abstractNum w:abstractNumId="7" w15:restartNumberingAfterBreak="0">
    <w:nsid w:val="7F3F5803"/>
    <w:multiLevelType w:val="hybridMultilevel"/>
    <w:tmpl w:val="780CD1E8"/>
    <w:lvl w:ilvl="0" w:tplc="5964C39A">
      <w:numFmt w:val="bullet"/>
      <w:lvlText w:val="•"/>
      <w:lvlJc w:val="left"/>
      <w:pPr>
        <w:ind w:left="885" w:hanging="360"/>
      </w:pPr>
      <w:rPr>
        <w:rFonts w:ascii="Calibri" w:eastAsia="Calibri" w:hAnsi="Calibri" w:cs="Calibri" w:hint="default"/>
        <w:b w:val="0"/>
        <w:bCs w:val="0"/>
        <w:i w:val="0"/>
        <w:iCs w:val="0"/>
        <w:color w:val="2C2C2C"/>
        <w:spacing w:val="0"/>
        <w:w w:val="100"/>
        <w:sz w:val="22"/>
        <w:szCs w:val="22"/>
        <w:lang w:val="es-ES" w:eastAsia="en-US" w:bidi="ar-SA"/>
      </w:rPr>
    </w:lvl>
    <w:lvl w:ilvl="1" w:tplc="725486AA">
      <w:numFmt w:val="bullet"/>
      <w:lvlText w:val="•"/>
      <w:lvlJc w:val="left"/>
      <w:pPr>
        <w:ind w:left="1727" w:hanging="360"/>
      </w:pPr>
      <w:rPr>
        <w:rFonts w:hint="default"/>
        <w:lang w:val="es-ES" w:eastAsia="en-US" w:bidi="ar-SA"/>
      </w:rPr>
    </w:lvl>
    <w:lvl w:ilvl="2" w:tplc="889403C8">
      <w:numFmt w:val="bullet"/>
      <w:lvlText w:val="•"/>
      <w:lvlJc w:val="left"/>
      <w:pPr>
        <w:ind w:left="2575" w:hanging="360"/>
      </w:pPr>
      <w:rPr>
        <w:rFonts w:hint="default"/>
        <w:lang w:val="es-ES" w:eastAsia="en-US" w:bidi="ar-SA"/>
      </w:rPr>
    </w:lvl>
    <w:lvl w:ilvl="3" w:tplc="6194C096">
      <w:numFmt w:val="bullet"/>
      <w:lvlText w:val="•"/>
      <w:lvlJc w:val="left"/>
      <w:pPr>
        <w:ind w:left="3422" w:hanging="360"/>
      </w:pPr>
      <w:rPr>
        <w:rFonts w:hint="default"/>
        <w:lang w:val="es-ES" w:eastAsia="en-US" w:bidi="ar-SA"/>
      </w:rPr>
    </w:lvl>
    <w:lvl w:ilvl="4" w:tplc="C7466514">
      <w:numFmt w:val="bullet"/>
      <w:lvlText w:val="•"/>
      <w:lvlJc w:val="left"/>
      <w:pPr>
        <w:ind w:left="4270" w:hanging="360"/>
      </w:pPr>
      <w:rPr>
        <w:rFonts w:hint="default"/>
        <w:lang w:val="es-ES" w:eastAsia="en-US" w:bidi="ar-SA"/>
      </w:rPr>
    </w:lvl>
    <w:lvl w:ilvl="5" w:tplc="4740E682">
      <w:numFmt w:val="bullet"/>
      <w:lvlText w:val="•"/>
      <w:lvlJc w:val="left"/>
      <w:pPr>
        <w:ind w:left="5118" w:hanging="360"/>
      </w:pPr>
      <w:rPr>
        <w:rFonts w:hint="default"/>
        <w:lang w:val="es-ES" w:eastAsia="en-US" w:bidi="ar-SA"/>
      </w:rPr>
    </w:lvl>
    <w:lvl w:ilvl="6" w:tplc="ABA0A144">
      <w:numFmt w:val="bullet"/>
      <w:lvlText w:val="•"/>
      <w:lvlJc w:val="left"/>
      <w:pPr>
        <w:ind w:left="5965" w:hanging="360"/>
      </w:pPr>
      <w:rPr>
        <w:rFonts w:hint="default"/>
        <w:lang w:val="es-ES" w:eastAsia="en-US" w:bidi="ar-SA"/>
      </w:rPr>
    </w:lvl>
    <w:lvl w:ilvl="7" w:tplc="4ED6ECB8">
      <w:numFmt w:val="bullet"/>
      <w:lvlText w:val="•"/>
      <w:lvlJc w:val="left"/>
      <w:pPr>
        <w:ind w:left="6813" w:hanging="360"/>
      </w:pPr>
      <w:rPr>
        <w:rFonts w:hint="default"/>
        <w:lang w:val="es-ES" w:eastAsia="en-US" w:bidi="ar-SA"/>
      </w:rPr>
    </w:lvl>
    <w:lvl w:ilvl="8" w:tplc="1126663C">
      <w:numFmt w:val="bullet"/>
      <w:lvlText w:val="•"/>
      <w:lvlJc w:val="left"/>
      <w:pPr>
        <w:ind w:left="7661" w:hanging="360"/>
      </w:pPr>
      <w:rPr>
        <w:rFonts w:hint="default"/>
        <w:lang w:val="es-ES" w:eastAsia="en-US" w:bidi="ar-SA"/>
      </w:rPr>
    </w:lvl>
  </w:abstractNum>
  <w:num w:numId="1" w16cid:durableId="2039508222">
    <w:abstractNumId w:val="2"/>
  </w:num>
  <w:num w:numId="2" w16cid:durableId="46954479">
    <w:abstractNumId w:val="4"/>
  </w:num>
  <w:num w:numId="3" w16cid:durableId="1420369940">
    <w:abstractNumId w:val="5"/>
  </w:num>
  <w:num w:numId="4" w16cid:durableId="1349213483">
    <w:abstractNumId w:val="6"/>
  </w:num>
  <w:num w:numId="5" w16cid:durableId="1877034965">
    <w:abstractNumId w:val="0"/>
  </w:num>
  <w:num w:numId="6" w16cid:durableId="1286886284">
    <w:abstractNumId w:val="7"/>
  </w:num>
  <w:num w:numId="7" w16cid:durableId="157621911">
    <w:abstractNumId w:val="3"/>
  </w:num>
  <w:num w:numId="8" w16cid:durableId="18158269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lacios, Piero (CIP)">
    <w15:presenceInfo w15:providerId="AD" w15:userId="S::piero.palacios@cgiar.org::2fd80431-98d5-4850-a1a8-4495ed0a42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C9"/>
    <w:rsid w:val="00030123"/>
    <w:rsid w:val="00063F67"/>
    <w:rsid w:val="001C28BD"/>
    <w:rsid w:val="001D7810"/>
    <w:rsid w:val="002531F6"/>
    <w:rsid w:val="00280809"/>
    <w:rsid w:val="00280ABA"/>
    <w:rsid w:val="00297B0B"/>
    <w:rsid w:val="00351728"/>
    <w:rsid w:val="00436311"/>
    <w:rsid w:val="00443F4D"/>
    <w:rsid w:val="00471CA1"/>
    <w:rsid w:val="007B6CFA"/>
    <w:rsid w:val="008000BD"/>
    <w:rsid w:val="008650C4"/>
    <w:rsid w:val="008A7FA4"/>
    <w:rsid w:val="008C1BD6"/>
    <w:rsid w:val="008E0B29"/>
    <w:rsid w:val="008F2233"/>
    <w:rsid w:val="009E2311"/>
    <w:rsid w:val="009E674A"/>
    <w:rsid w:val="00A20EEE"/>
    <w:rsid w:val="00A54279"/>
    <w:rsid w:val="00A623A9"/>
    <w:rsid w:val="00A70042"/>
    <w:rsid w:val="00AB639E"/>
    <w:rsid w:val="00B403E4"/>
    <w:rsid w:val="00B419D7"/>
    <w:rsid w:val="00BC23F4"/>
    <w:rsid w:val="00BD0A04"/>
    <w:rsid w:val="00BE0F96"/>
    <w:rsid w:val="00BF4E84"/>
    <w:rsid w:val="00C31C45"/>
    <w:rsid w:val="00CA580E"/>
    <w:rsid w:val="00D17072"/>
    <w:rsid w:val="00D26777"/>
    <w:rsid w:val="00D72BBD"/>
    <w:rsid w:val="00D733C9"/>
    <w:rsid w:val="00DB11E1"/>
    <w:rsid w:val="00E24DE8"/>
    <w:rsid w:val="00EF4566"/>
    <w:rsid w:val="00FC7B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9380"/>
  <w15:docId w15:val="{8334B176-5BFA-4A4D-B96A-26D00D1DF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523" w:hanging="358"/>
      <w:outlineLvl w:val="0"/>
    </w:pPr>
    <w:rPr>
      <w:b/>
      <w:bCs/>
      <w:sz w:val="36"/>
      <w:szCs w:val="36"/>
    </w:rPr>
  </w:style>
  <w:style w:type="paragraph" w:styleId="Ttulo2">
    <w:name w:val="heading 2"/>
    <w:basedOn w:val="Normal"/>
    <w:uiPriority w:val="9"/>
    <w:unhideWhenUsed/>
    <w:qFormat/>
    <w:pPr>
      <w:ind w:left="582" w:hanging="417"/>
      <w:outlineLvl w:val="1"/>
    </w:pPr>
    <w:rPr>
      <w:b/>
      <w:bCs/>
      <w:sz w:val="28"/>
      <w:szCs w:val="28"/>
    </w:rPr>
  </w:style>
  <w:style w:type="paragraph" w:styleId="Ttulo3">
    <w:name w:val="heading 3"/>
    <w:basedOn w:val="Normal"/>
    <w:uiPriority w:val="9"/>
    <w:unhideWhenUsed/>
    <w:qFormat/>
    <w:pPr>
      <w:ind w:left="2" w:right="1"/>
      <w:jc w:val="center"/>
      <w:outlineLvl w:val="2"/>
    </w:pPr>
    <w:rPr>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81"/>
      <w:ind w:left="384" w:hanging="219"/>
    </w:pPr>
    <w:rPr>
      <w:b/>
      <w:bCs/>
    </w:rPr>
  </w:style>
  <w:style w:type="paragraph" w:styleId="TDC2">
    <w:name w:val="toc 2"/>
    <w:basedOn w:val="Normal"/>
    <w:uiPriority w:val="1"/>
    <w:qFormat/>
    <w:pPr>
      <w:spacing w:before="142"/>
      <w:ind w:left="854" w:hanging="329"/>
    </w:pPr>
  </w:style>
  <w:style w:type="paragraph" w:styleId="Textoindependiente">
    <w:name w:val="Body Text"/>
    <w:basedOn w:val="Normal"/>
    <w:uiPriority w:val="1"/>
    <w:qFormat/>
  </w:style>
  <w:style w:type="paragraph" w:styleId="Prrafodelista">
    <w:name w:val="List Paragraph"/>
    <w:basedOn w:val="Normal"/>
    <w:uiPriority w:val="1"/>
    <w:qFormat/>
    <w:pPr>
      <w:ind w:left="885" w:hanging="360"/>
    </w:pPr>
  </w:style>
  <w:style w:type="paragraph" w:customStyle="1" w:styleId="TableParagraph">
    <w:name w:val="Table Paragraph"/>
    <w:basedOn w:val="Normal"/>
    <w:uiPriority w:val="1"/>
    <w:qFormat/>
    <w:pPr>
      <w:spacing w:before="59"/>
      <w:ind w:left="9"/>
    </w:pPr>
  </w:style>
  <w:style w:type="paragraph" w:styleId="Revisin">
    <w:name w:val="Revision"/>
    <w:hidden/>
    <w:uiPriority w:val="99"/>
    <w:semiHidden/>
    <w:rsid w:val="00C31C45"/>
    <w:pPr>
      <w:widowControl/>
      <w:autoSpaceDE/>
      <w:autoSpaceDN/>
    </w:pPr>
    <w:rPr>
      <w:rFonts w:ascii="Calibri" w:eastAsia="Calibri" w:hAnsi="Calibri" w:cs="Calibri"/>
      <w:lang w:val="es-ES"/>
    </w:rPr>
  </w:style>
  <w:style w:type="paragraph" w:styleId="Encabezado">
    <w:name w:val="header"/>
    <w:basedOn w:val="Normal"/>
    <w:link w:val="EncabezadoCar"/>
    <w:uiPriority w:val="99"/>
    <w:unhideWhenUsed/>
    <w:rsid w:val="00BF4E84"/>
    <w:pPr>
      <w:tabs>
        <w:tab w:val="center" w:pos="4252"/>
        <w:tab w:val="right" w:pos="8504"/>
      </w:tabs>
    </w:pPr>
  </w:style>
  <w:style w:type="character" w:customStyle="1" w:styleId="EncabezadoCar">
    <w:name w:val="Encabezado Car"/>
    <w:basedOn w:val="Fuentedeprrafopredeter"/>
    <w:link w:val="Encabezado"/>
    <w:uiPriority w:val="99"/>
    <w:rsid w:val="00BF4E84"/>
    <w:rPr>
      <w:rFonts w:ascii="Calibri" w:eastAsia="Calibri" w:hAnsi="Calibri" w:cs="Calibri"/>
      <w:lang w:val="es-ES"/>
    </w:rPr>
  </w:style>
  <w:style w:type="paragraph" w:styleId="Piedepgina">
    <w:name w:val="footer"/>
    <w:basedOn w:val="Normal"/>
    <w:link w:val="PiedepginaCar"/>
    <w:uiPriority w:val="99"/>
    <w:unhideWhenUsed/>
    <w:rsid w:val="00BF4E84"/>
    <w:pPr>
      <w:tabs>
        <w:tab w:val="center" w:pos="4252"/>
        <w:tab w:val="right" w:pos="8504"/>
      </w:tabs>
    </w:pPr>
  </w:style>
  <w:style w:type="character" w:customStyle="1" w:styleId="PiedepginaCar">
    <w:name w:val="Pie de página Car"/>
    <w:basedOn w:val="Fuentedeprrafopredeter"/>
    <w:link w:val="Piedepgina"/>
    <w:uiPriority w:val="99"/>
    <w:rsid w:val="00BF4E84"/>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37D8F5-E068-4951-9F35-F5050411283E}">
  <we:reference id="wa200010453" version="1.0.0.1" store="es-ES" storeType="OMEX"/>
  <we:alternateReferences>
    <we:reference id="WA200010453" version="1.0.0.1" store="WA200010453" storeType="OMEX"/>
  </we:alternateReferences>
  <we:properties>
    <we:property name="claude.fileId" value="&quot;18c06756-2b37-4ac9-b4a2-0a7047c9d64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92</TotalTime>
  <Pages>12</Pages>
  <Words>2510</Words>
  <Characters>14785</Characters>
  <Application>Microsoft Office Word</Application>
  <DocSecurity>0</DocSecurity>
  <Lines>379</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Palacios, Piero (CIP)</cp:lastModifiedBy>
  <cp:revision>35</cp:revision>
  <dcterms:created xsi:type="dcterms:W3CDTF">2026-05-12T03:16:00Z</dcterms:created>
  <dcterms:modified xsi:type="dcterms:W3CDTF">2026-05-13T01:51:00Z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LastSaved">
    <vt:filetime>2026-05-12T00:00:00Z</vt:filetime>
  </property>
  <property fmtid="{D5CDD505-2E9C-101B-9397-08002B2CF9AE}" pid="5" name="Producer">
    <vt:lpwstr>iLovePDF</vt:lpwstr>
  </property>
</Properties>
</file>